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C4912" w14:textId="77777777" w:rsidR="00307370" w:rsidRPr="00307370" w:rsidRDefault="00307370" w:rsidP="00DE7B7B">
      <w:pPr>
        <w:spacing w:line="360" w:lineRule="auto"/>
        <w:jc w:val="center"/>
        <w:rPr>
          <w:ins w:id="0" w:author="KIZZA" w:date="2025-09-08T15:13:00Z"/>
          <w:rFonts w:ascii="Times New Roman" w:hAnsi="Times New Roman" w:cs="Times New Roman"/>
          <w:sz w:val="24"/>
          <w:szCs w:val="24"/>
        </w:rPr>
      </w:pPr>
      <w:r w:rsidRPr="00307370">
        <w:rPr>
          <w:rFonts w:ascii="Times New Roman" w:hAnsi="Times New Roman" w:cs="Times New Roman"/>
          <w:sz w:val="24"/>
          <w:szCs w:val="24"/>
        </w:rPr>
        <w:t>DESIGN AND IMPLEMENTATION OF ELECTRONIC MENTAL HEALTH INFORMATION SYSTEM FOR REFUGEES IN UGANDA</w:t>
      </w:r>
    </w:p>
    <w:p w14:paraId="41EC2BC1" w14:textId="1DACE1F3" w:rsidR="00307370" w:rsidRPr="00307370" w:rsidDel="00D32C7D" w:rsidRDefault="00307370" w:rsidP="00DE7B7B">
      <w:pPr>
        <w:spacing w:line="360" w:lineRule="auto"/>
        <w:jc w:val="center"/>
        <w:rPr>
          <w:del w:id="1" w:author="USER" w:date="2025-09-23T05:30:00Z"/>
          <w:rFonts w:ascii="Times New Roman" w:hAnsi="Times New Roman" w:cs="Times New Roman"/>
          <w:sz w:val="24"/>
          <w:szCs w:val="24"/>
        </w:rPr>
      </w:pPr>
      <w:ins w:id="2" w:author="KIZZA" w:date="2025-09-08T15:13:00Z">
        <w:r w:rsidRPr="00307370">
          <w:rPr>
            <w:rFonts w:ascii="Times New Roman" w:hAnsi="Times New Roman" w:cs="Times New Roman"/>
            <w:sz w:val="24"/>
            <w:szCs w:val="24"/>
          </w:rPr>
          <w:t>CASE</w:t>
        </w:r>
      </w:ins>
      <w:ins w:id="3" w:author="USER" w:date="2025-09-23T05:30:00Z">
        <w:r w:rsidRPr="00307370">
          <w:rPr>
            <w:rFonts w:ascii="Times New Roman" w:hAnsi="Times New Roman" w:cs="Times New Roman"/>
            <w:sz w:val="24"/>
            <w:szCs w:val="24"/>
          </w:rPr>
          <w:t xml:space="preserve"> STUDY OF </w:t>
        </w:r>
      </w:ins>
      <w:ins w:id="4" w:author="KIZZA" w:date="2025-09-08T15:13:00Z">
        <w:del w:id="5" w:author="USER" w:date="2025-09-23T05:30:00Z">
          <w:r w:rsidRPr="00307370" w:rsidDel="00D32C7D">
            <w:rPr>
              <w:rFonts w:ascii="Times New Roman" w:hAnsi="Times New Roman" w:cs="Times New Roman"/>
              <w:sz w:val="24"/>
              <w:szCs w:val="24"/>
            </w:rPr>
            <w:delText xml:space="preserve">: </w:delText>
          </w:r>
        </w:del>
      </w:ins>
      <w:ins w:id="6" w:author="USER" w:date="2025-09-23T06:08:00Z">
        <w:r w:rsidRPr="00307370">
          <w:rPr>
            <w:rFonts w:ascii="Times New Roman" w:hAnsi="Times New Roman" w:cs="Times New Roman"/>
            <w:sz w:val="24"/>
            <w:szCs w:val="24"/>
          </w:rPr>
          <w:t>SOUTH WE</w:t>
        </w:r>
      </w:ins>
      <w:ins w:id="7" w:author="USER" w:date="2025-09-23T06:09:00Z">
        <w:r w:rsidRPr="00307370">
          <w:rPr>
            <w:rFonts w:ascii="Times New Roman" w:hAnsi="Times New Roman" w:cs="Times New Roman"/>
            <w:sz w:val="24"/>
            <w:szCs w:val="24"/>
          </w:rPr>
          <w:t>STERN</w:t>
        </w:r>
      </w:ins>
      <w:ins w:id="8" w:author="KIZZA" w:date="2025-09-08T15:13:00Z">
        <w:del w:id="9" w:author="USER" w:date="2025-09-23T05:57:00Z">
          <w:r w:rsidRPr="00307370" w:rsidDel="00454CC5">
            <w:rPr>
              <w:rFonts w:ascii="Times New Roman" w:hAnsi="Times New Roman" w:cs="Times New Roman"/>
              <w:sz w:val="24"/>
              <w:szCs w:val="24"/>
            </w:rPr>
            <w:delText>SOUT</w:delText>
          </w:r>
        </w:del>
        <w:del w:id="10" w:author="USER" w:date="2025-09-23T05:30:00Z">
          <w:r w:rsidRPr="00307370" w:rsidDel="00D32C7D">
            <w:rPr>
              <w:rFonts w:ascii="Times New Roman" w:hAnsi="Times New Roman" w:cs="Times New Roman"/>
              <w:sz w:val="24"/>
              <w:szCs w:val="24"/>
            </w:rPr>
            <w:delText>H….</w:delText>
          </w:r>
        </w:del>
      </w:ins>
    </w:p>
    <w:p w14:paraId="1C575A77" w14:textId="77777777" w:rsidR="00307370" w:rsidRPr="00307370" w:rsidRDefault="00307370">
      <w:pPr>
        <w:spacing w:line="360" w:lineRule="auto"/>
        <w:jc w:val="center"/>
        <w:rPr>
          <w:rFonts w:ascii="Times New Roman" w:hAnsi="Times New Roman" w:cs="Times New Roman"/>
          <w:sz w:val="24"/>
          <w:szCs w:val="24"/>
        </w:rPr>
        <w:pPrChange w:id="11" w:author="USER" w:date="2025-09-23T05:38:00Z">
          <w:pPr>
            <w:spacing w:line="360" w:lineRule="auto"/>
            <w:jc w:val="both"/>
          </w:pPr>
        </w:pPrChange>
      </w:pPr>
    </w:p>
    <w:p w14:paraId="5E36486B" w14:textId="77777777" w:rsidR="00307370" w:rsidRPr="00307370" w:rsidRDefault="00307370" w:rsidP="00DE7B7B">
      <w:pPr>
        <w:spacing w:line="360" w:lineRule="auto"/>
        <w:jc w:val="center"/>
        <w:rPr>
          <w:rFonts w:ascii="Times New Roman" w:hAnsi="Times New Roman" w:cs="Times New Roman"/>
          <w:sz w:val="24"/>
          <w:szCs w:val="24"/>
        </w:rPr>
      </w:pPr>
      <w:r w:rsidRPr="00307370">
        <w:rPr>
          <w:rFonts w:ascii="Times New Roman" w:hAnsi="Times New Roman" w:cs="Times New Roman"/>
          <w:noProof/>
          <w:sz w:val="24"/>
          <w:szCs w:val="24"/>
          <w:lang w:eastAsia="en-US"/>
        </w:rPr>
        <w:drawing>
          <wp:inline distT="0" distB="0" distL="0" distR="0" wp14:anchorId="031CCC99" wp14:editId="02E1C861">
            <wp:extent cx="1162050" cy="1093470"/>
            <wp:effectExtent l="0" t="0" r="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195622" cy="1125291"/>
                    </a:xfrm>
                    <a:prstGeom prst="rect">
                      <a:avLst/>
                    </a:prstGeom>
                    <a:noFill/>
                    <a:ln>
                      <a:noFill/>
                    </a:ln>
                  </pic:spPr>
                </pic:pic>
              </a:graphicData>
            </a:graphic>
          </wp:inline>
        </w:drawing>
      </w:r>
    </w:p>
    <w:p w14:paraId="63850BC2" w14:textId="77777777" w:rsidR="00307370" w:rsidRPr="00307370" w:rsidRDefault="00307370" w:rsidP="00DE7B7B">
      <w:pPr>
        <w:spacing w:line="360" w:lineRule="auto"/>
        <w:jc w:val="both"/>
        <w:rPr>
          <w:rFonts w:ascii="Times New Roman" w:hAnsi="Times New Roman" w:cs="Times New Roman"/>
          <w:sz w:val="24"/>
          <w:szCs w:val="24"/>
        </w:rPr>
      </w:pPr>
    </w:p>
    <w:p w14:paraId="0220F7FC" w14:textId="77777777" w:rsidR="00307370" w:rsidRPr="00307370" w:rsidRDefault="00307370" w:rsidP="00DE7B7B">
      <w:pPr>
        <w:spacing w:line="360" w:lineRule="auto"/>
        <w:jc w:val="center"/>
        <w:rPr>
          <w:rFonts w:ascii="Times New Roman" w:hAnsi="Times New Roman" w:cs="Times New Roman"/>
          <w:sz w:val="24"/>
          <w:szCs w:val="24"/>
        </w:rPr>
      </w:pPr>
      <w:r w:rsidRPr="00307370">
        <w:rPr>
          <w:rFonts w:ascii="Times New Roman" w:hAnsi="Times New Roman" w:cs="Times New Roman"/>
          <w:sz w:val="24"/>
          <w:szCs w:val="24"/>
        </w:rPr>
        <w:t>By</w:t>
      </w:r>
    </w:p>
    <w:p w14:paraId="45D61E3E" w14:textId="77777777" w:rsidR="00307370" w:rsidRPr="00307370" w:rsidRDefault="00307370" w:rsidP="00DE7B7B">
      <w:pPr>
        <w:spacing w:line="360" w:lineRule="auto"/>
        <w:jc w:val="center"/>
        <w:rPr>
          <w:rFonts w:ascii="Times New Roman" w:hAnsi="Times New Roman" w:cs="Times New Roman"/>
          <w:sz w:val="24"/>
          <w:szCs w:val="24"/>
        </w:rPr>
      </w:pPr>
    </w:p>
    <w:p w14:paraId="425303FF" w14:textId="77777777" w:rsidR="00307370" w:rsidRPr="00307370" w:rsidRDefault="00307370" w:rsidP="00DE7B7B">
      <w:pPr>
        <w:spacing w:line="360" w:lineRule="auto"/>
        <w:jc w:val="center"/>
        <w:rPr>
          <w:rFonts w:ascii="Times New Roman" w:hAnsi="Times New Roman" w:cs="Times New Roman"/>
          <w:sz w:val="24"/>
          <w:szCs w:val="24"/>
        </w:rPr>
      </w:pPr>
      <w:r w:rsidRPr="00307370">
        <w:rPr>
          <w:rFonts w:ascii="Times New Roman" w:hAnsi="Times New Roman" w:cs="Times New Roman"/>
          <w:sz w:val="24"/>
          <w:szCs w:val="24"/>
        </w:rPr>
        <w:t>BAHARAWE CHRIST ALAIN</w:t>
      </w:r>
    </w:p>
    <w:p w14:paraId="05CD2575" w14:textId="77777777" w:rsidR="00307370" w:rsidRPr="00307370" w:rsidRDefault="00307370" w:rsidP="00DE7B7B">
      <w:pPr>
        <w:spacing w:line="360" w:lineRule="auto"/>
        <w:jc w:val="center"/>
        <w:rPr>
          <w:rFonts w:ascii="Times New Roman" w:hAnsi="Times New Roman" w:cs="Times New Roman"/>
          <w:sz w:val="24"/>
          <w:szCs w:val="24"/>
        </w:rPr>
      </w:pPr>
      <w:r w:rsidRPr="00307370">
        <w:rPr>
          <w:rFonts w:ascii="Times New Roman" w:hAnsi="Times New Roman" w:cs="Times New Roman"/>
          <w:sz w:val="24"/>
          <w:szCs w:val="24"/>
        </w:rPr>
        <w:t>2024/MSIS/009/PS</w:t>
      </w:r>
    </w:p>
    <w:p w14:paraId="2A22A87C" w14:textId="77777777" w:rsidR="00307370" w:rsidRPr="00307370" w:rsidRDefault="00307370" w:rsidP="00DE7B7B">
      <w:pPr>
        <w:spacing w:line="360" w:lineRule="auto"/>
        <w:jc w:val="center"/>
        <w:rPr>
          <w:rFonts w:ascii="Times New Roman" w:hAnsi="Times New Roman" w:cs="Times New Roman"/>
          <w:sz w:val="24"/>
          <w:szCs w:val="24"/>
        </w:rPr>
      </w:pPr>
      <w:r w:rsidRPr="00307370">
        <w:rPr>
          <w:rFonts w:ascii="Times New Roman" w:hAnsi="Times New Roman" w:cs="Times New Roman"/>
          <w:sz w:val="24"/>
          <w:szCs w:val="24"/>
        </w:rPr>
        <w:t>Faculty of Computing and Informatics</w:t>
      </w:r>
    </w:p>
    <w:p w14:paraId="0EA6729E" w14:textId="77777777" w:rsidR="00307370" w:rsidRPr="00307370" w:rsidRDefault="00307370" w:rsidP="00DE7B7B">
      <w:pPr>
        <w:spacing w:line="360" w:lineRule="auto"/>
        <w:jc w:val="center"/>
        <w:rPr>
          <w:rFonts w:ascii="Times New Roman" w:hAnsi="Times New Roman" w:cs="Times New Roman"/>
          <w:sz w:val="24"/>
          <w:szCs w:val="24"/>
        </w:rPr>
      </w:pPr>
    </w:p>
    <w:p w14:paraId="2287DB83" w14:textId="77777777" w:rsidR="00307370" w:rsidRPr="00307370" w:rsidRDefault="00307370" w:rsidP="00DE7B7B">
      <w:pPr>
        <w:spacing w:line="360" w:lineRule="auto"/>
        <w:jc w:val="center"/>
        <w:rPr>
          <w:rFonts w:ascii="Times New Roman" w:hAnsi="Times New Roman" w:cs="Times New Roman"/>
          <w:sz w:val="24"/>
          <w:szCs w:val="24"/>
        </w:rPr>
      </w:pPr>
      <w:r w:rsidRPr="00307370">
        <w:rPr>
          <w:rFonts w:ascii="Times New Roman" w:hAnsi="Times New Roman" w:cs="Times New Roman"/>
          <w:sz w:val="24"/>
          <w:szCs w:val="24"/>
        </w:rPr>
        <w:t>Tel: +256762474105</w:t>
      </w:r>
    </w:p>
    <w:p w14:paraId="06A8F57A" w14:textId="2E629ED5" w:rsidR="005768E9" w:rsidRDefault="00307370" w:rsidP="00DE7B7B">
      <w:pPr>
        <w:spacing w:line="360" w:lineRule="auto"/>
        <w:jc w:val="center"/>
        <w:rPr>
          <w:rFonts w:ascii="Times New Roman" w:hAnsi="Times New Roman" w:cs="Times New Roman"/>
          <w:sz w:val="24"/>
          <w:szCs w:val="24"/>
        </w:rPr>
      </w:pPr>
      <w:r w:rsidRPr="00307370">
        <w:rPr>
          <w:rFonts w:ascii="Times New Roman" w:hAnsi="Times New Roman" w:cs="Times New Roman"/>
          <w:sz w:val="24"/>
          <w:szCs w:val="24"/>
        </w:rPr>
        <w:t xml:space="preserve">Email: </w:t>
      </w:r>
      <w:hyperlink r:id="rId9" w:history="1">
        <w:r w:rsidR="005A2140" w:rsidRPr="00DD51F5">
          <w:rPr>
            <w:rStyle w:val="Hyperlink"/>
            <w:rFonts w:ascii="Times New Roman" w:hAnsi="Times New Roman" w:cs="Times New Roman"/>
            <w:sz w:val="24"/>
            <w:szCs w:val="24"/>
          </w:rPr>
          <w:t>baharawechristalain@gmail.com</w:t>
        </w:r>
      </w:hyperlink>
    </w:p>
    <w:p w14:paraId="293AF117" w14:textId="77777777" w:rsidR="005A2140" w:rsidRPr="00307370" w:rsidRDefault="005A2140" w:rsidP="00DE7B7B">
      <w:pPr>
        <w:spacing w:line="360" w:lineRule="auto"/>
        <w:jc w:val="center"/>
        <w:rPr>
          <w:rFonts w:ascii="Times New Roman" w:hAnsi="Times New Roman" w:cs="Times New Roman"/>
          <w:sz w:val="24"/>
          <w:szCs w:val="24"/>
        </w:rPr>
      </w:pPr>
    </w:p>
    <w:p w14:paraId="2C20BEFE" w14:textId="23524694" w:rsidR="00307370" w:rsidRPr="00307370" w:rsidRDefault="00307370" w:rsidP="00B84E9E">
      <w:pPr>
        <w:spacing w:line="360" w:lineRule="auto"/>
        <w:rPr>
          <w:rFonts w:ascii="Times New Roman" w:hAnsi="Times New Roman" w:cs="Times New Roman"/>
          <w:sz w:val="24"/>
          <w:szCs w:val="24"/>
        </w:rPr>
      </w:pPr>
      <w:r w:rsidRPr="00307370">
        <w:rPr>
          <w:rFonts w:ascii="Times New Roman" w:hAnsi="Times New Roman" w:cs="Times New Roman"/>
          <w:sz w:val="24"/>
          <w:szCs w:val="24"/>
        </w:rPr>
        <w:t>A Conce</w:t>
      </w:r>
      <w:r w:rsidR="00B84E9E">
        <w:rPr>
          <w:rFonts w:ascii="Times New Roman" w:hAnsi="Times New Roman" w:cs="Times New Roman"/>
          <w:sz w:val="24"/>
          <w:szCs w:val="24"/>
        </w:rPr>
        <w:t>pt Pa</w:t>
      </w:r>
      <w:r w:rsidR="00E050B7">
        <w:rPr>
          <w:rFonts w:ascii="Times New Roman" w:hAnsi="Times New Roman" w:cs="Times New Roman"/>
          <w:sz w:val="24"/>
          <w:szCs w:val="24"/>
        </w:rPr>
        <w:t>per</w:t>
      </w:r>
      <w:r w:rsidR="00B84E9E">
        <w:rPr>
          <w:rFonts w:ascii="Times New Roman" w:hAnsi="Times New Roman" w:cs="Times New Roman"/>
          <w:sz w:val="24"/>
          <w:szCs w:val="24"/>
        </w:rPr>
        <w:t xml:space="preserve"> </w:t>
      </w:r>
      <w:r w:rsidRPr="00307370">
        <w:rPr>
          <w:rFonts w:ascii="Times New Roman" w:hAnsi="Times New Roman" w:cs="Times New Roman"/>
          <w:sz w:val="24"/>
          <w:szCs w:val="24"/>
        </w:rPr>
        <w:t>submitted to the Faculty of computing and Informatics for study leading to project in partial fulfillment of the requirement for the award of the Degree of Master of Science in Information systems of Mbarara University of Science and Technology.</w:t>
      </w:r>
    </w:p>
    <w:p w14:paraId="7F4BD37C" w14:textId="77777777" w:rsidR="00307370" w:rsidRPr="00307370" w:rsidRDefault="00307370" w:rsidP="00DE7B7B">
      <w:pPr>
        <w:spacing w:line="360" w:lineRule="auto"/>
        <w:jc w:val="center"/>
        <w:rPr>
          <w:rFonts w:ascii="Times New Roman" w:hAnsi="Times New Roman" w:cs="Times New Roman"/>
          <w:sz w:val="24"/>
          <w:szCs w:val="24"/>
        </w:rPr>
      </w:pPr>
    </w:p>
    <w:p w14:paraId="1AFD4B9D" w14:textId="77777777" w:rsidR="00307370" w:rsidRPr="00307370" w:rsidRDefault="00307370" w:rsidP="00DE7B7B">
      <w:pPr>
        <w:spacing w:line="360" w:lineRule="auto"/>
        <w:jc w:val="center"/>
        <w:rPr>
          <w:rFonts w:ascii="Times New Roman" w:hAnsi="Times New Roman" w:cs="Times New Roman"/>
          <w:sz w:val="24"/>
          <w:szCs w:val="24"/>
        </w:rPr>
      </w:pPr>
      <w:r w:rsidRPr="00307370">
        <w:rPr>
          <w:rFonts w:ascii="Times New Roman" w:hAnsi="Times New Roman" w:cs="Times New Roman"/>
          <w:sz w:val="24"/>
          <w:szCs w:val="24"/>
        </w:rPr>
        <w:t>SUPERVISOR</w:t>
      </w:r>
    </w:p>
    <w:p w14:paraId="024A7A6A" w14:textId="77777777" w:rsidR="00307370" w:rsidRPr="00307370" w:rsidRDefault="00307370" w:rsidP="00DE7B7B">
      <w:pPr>
        <w:spacing w:line="360" w:lineRule="auto"/>
        <w:jc w:val="center"/>
        <w:rPr>
          <w:rFonts w:ascii="Times New Roman" w:hAnsi="Times New Roman" w:cs="Times New Roman"/>
          <w:sz w:val="24"/>
          <w:szCs w:val="24"/>
        </w:rPr>
      </w:pPr>
      <w:r w:rsidRPr="00307370">
        <w:rPr>
          <w:rFonts w:ascii="Times New Roman" w:hAnsi="Times New Roman" w:cs="Times New Roman"/>
          <w:sz w:val="24"/>
          <w:szCs w:val="24"/>
        </w:rPr>
        <w:t>Dr. MUSIIMENTA ANGELLA</w:t>
      </w:r>
    </w:p>
    <w:p w14:paraId="7E46E6B5" w14:textId="77777777" w:rsidR="00307370" w:rsidRPr="00307370" w:rsidRDefault="00307370" w:rsidP="00DE7B7B">
      <w:pPr>
        <w:spacing w:line="360" w:lineRule="auto"/>
        <w:jc w:val="center"/>
        <w:rPr>
          <w:rFonts w:ascii="Times New Roman" w:hAnsi="Times New Roman" w:cs="Times New Roman"/>
          <w:sz w:val="24"/>
          <w:szCs w:val="24"/>
        </w:rPr>
      </w:pPr>
      <w:r w:rsidRPr="00307370">
        <w:rPr>
          <w:rFonts w:ascii="Times New Roman" w:hAnsi="Times New Roman" w:cs="Times New Roman"/>
          <w:sz w:val="24"/>
          <w:szCs w:val="24"/>
        </w:rPr>
        <w:t xml:space="preserve">Faculty of computing and informatics, Mbarara University of Science and Technology </w:t>
      </w:r>
    </w:p>
    <w:p w14:paraId="2818AB4C" w14:textId="77777777" w:rsidR="00307370" w:rsidRPr="00307370" w:rsidRDefault="00307370" w:rsidP="00DE7B7B">
      <w:pPr>
        <w:spacing w:line="360" w:lineRule="auto"/>
        <w:jc w:val="center"/>
        <w:rPr>
          <w:rStyle w:val="Hyperlink"/>
          <w:rFonts w:ascii="Times New Roman" w:hAnsi="Times New Roman" w:cs="Times New Roman"/>
          <w:sz w:val="24"/>
          <w:szCs w:val="24"/>
        </w:rPr>
      </w:pPr>
      <w:r w:rsidRPr="00307370">
        <w:rPr>
          <w:rFonts w:ascii="Times New Roman" w:hAnsi="Times New Roman" w:cs="Times New Roman"/>
          <w:sz w:val="24"/>
          <w:szCs w:val="24"/>
        </w:rPr>
        <w:t xml:space="preserve">Email: </w:t>
      </w:r>
      <w:hyperlink r:id="rId10" w:history="1">
        <w:r w:rsidRPr="00307370">
          <w:rPr>
            <w:rStyle w:val="Hyperlink"/>
            <w:rFonts w:ascii="Times New Roman" w:hAnsi="Times New Roman" w:cs="Times New Roman"/>
            <w:sz w:val="24"/>
            <w:szCs w:val="24"/>
          </w:rPr>
          <w:t>amusiimenta@must.ac.ug</w:t>
        </w:r>
      </w:hyperlink>
    </w:p>
    <w:p w14:paraId="5189459B" w14:textId="77777777" w:rsidR="00307370" w:rsidRPr="00307370" w:rsidRDefault="00307370" w:rsidP="00DE7B7B">
      <w:pPr>
        <w:spacing w:line="360" w:lineRule="auto"/>
        <w:jc w:val="center"/>
        <w:rPr>
          <w:rFonts w:ascii="Times New Roman" w:hAnsi="Times New Roman" w:cs="Times New Roman"/>
          <w:sz w:val="24"/>
          <w:szCs w:val="24"/>
        </w:rPr>
      </w:pPr>
    </w:p>
    <w:p w14:paraId="49ECF00C" w14:textId="63A2731A" w:rsidR="00307370" w:rsidRPr="00307370" w:rsidRDefault="00307370" w:rsidP="001C3491">
      <w:pPr>
        <w:spacing w:line="360" w:lineRule="auto"/>
        <w:jc w:val="center"/>
        <w:rPr>
          <w:rFonts w:ascii="Times New Roman" w:hAnsi="Times New Roman" w:cs="Times New Roman"/>
          <w:sz w:val="24"/>
          <w:szCs w:val="24"/>
        </w:rPr>
      </w:pPr>
      <w:r w:rsidRPr="00307370">
        <w:rPr>
          <w:rFonts w:ascii="Times New Roman" w:hAnsi="Times New Roman" w:cs="Times New Roman"/>
          <w:sz w:val="24"/>
          <w:szCs w:val="24"/>
        </w:rPr>
        <w:t>Tel:</w:t>
      </w:r>
    </w:p>
    <w:p w14:paraId="23407FD7" w14:textId="7C7527C1" w:rsidR="00307370" w:rsidRPr="00307370" w:rsidRDefault="00307370" w:rsidP="00DE7B7B">
      <w:pPr>
        <w:spacing w:line="360" w:lineRule="auto"/>
        <w:jc w:val="center"/>
        <w:rPr>
          <w:rFonts w:ascii="Times New Roman" w:hAnsi="Times New Roman" w:cs="Times New Roman"/>
          <w:sz w:val="24"/>
          <w:szCs w:val="24"/>
        </w:rPr>
      </w:pPr>
    </w:p>
    <w:p w14:paraId="35831059" w14:textId="0016FC47" w:rsidR="00307370" w:rsidRPr="00307370" w:rsidRDefault="00307370" w:rsidP="00DE7B7B">
      <w:pPr>
        <w:spacing w:line="360" w:lineRule="auto"/>
        <w:jc w:val="center"/>
        <w:rPr>
          <w:rFonts w:ascii="Times New Roman" w:hAnsi="Times New Roman" w:cs="Times New Roman"/>
          <w:sz w:val="24"/>
          <w:szCs w:val="24"/>
        </w:rPr>
      </w:pPr>
    </w:p>
    <w:p w14:paraId="322C343E" w14:textId="64DCF5B4" w:rsidR="00307370" w:rsidRPr="00307370" w:rsidRDefault="00307370" w:rsidP="00DE7B7B">
      <w:pPr>
        <w:spacing w:line="360" w:lineRule="auto"/>
        <w:rPr>
          <w:rFonts w:ascii="Times New Roman" w:hAnsi="Times New Roman" w:cs="Times New Roman"/>
          <w:sz w:val="24"/>
          <w:szCs w:val="24"/>
        </w:rPr>
      </w:pPr>
    </w:p>
    <w:p w14:paraId="0BCAE9AA" w14:textId="0272C81F" w:rsidR="00307370" w:rsidRPr="00307370" w:rsidRDefault="00307370" w:rsidP="00DE7B7B">
      <w:pPr>
        <w:spacing w:line="360" w:lineRule="auto"/>
        <w:jc w:val="center"/>
        <w:rPr>
          <w:rFonts w:ascii="Times New Roman" w:hAnsi="Times New Roman" w:cs="Times New Roman"/>
          <w:sz w:val="24"/>
          <w:szCs w:val="24"/>
        </w:rPr>
      </w:pPr>
    </w:p>
    <w:p w14:paraId="08740AEE" w14:textId="11D24B9C" w:rsidR="00307370" w:rsidRPr="00307370" w:rsidRDefault="00307370" w:rsidP="00DE7B7B">
      <w:pPr>
        <w:pStyle w:val="Heading1"/>
        <w:spacing w:line="360" w:lineRule="auto"/>
        <w:jc w:val="both"/>
        <w:rPr>
          <w:rFonts w:ascii="Times New Roman" w:hAnsi="Times New Roman" w:cs="Times New Roman"/>
          <w:sz w:val="24"/>
          <w:szCs w:val="24"/>
        </w:rPr>
      </w:pPr>
      <w:r w:rsidRPr="00307370">
        <w:rPr>
          <w:rFonts w:ascii="Times New Roman" w:hAnsi="Times New Roman" w:cs="Times New Roman"/>
          <w:sz w:val="24"/>
          <w:szCs w:val="24"/>
        </w:rPr>
        <w:lastRenderedPageBreak/>
        <w:t>CHAPTER ONE INTRODUCTION</w:t>
      </w:r>
    </w:p>
    <w:p w14:paraId="1BDDE486" w14:textId="66F38509" w:rsidR="00307370" w:rsidRDefault="00B212AC" w:rsidP="00DE7B7B">
      <w:pPr>
        <w:pStyle w:val="Heading2"/>
        <w:numPr>
          <w:ilvl w:val="0"/>
          <w:numId w:val="2"/>
        </w:numPr>
        <w:spacing w:line="360" w:lineRule="auto"/>
        <w:jc w:val="both"/>
      </w:pPr>
      <w:r>
        <w:t xml:space="preserve">Introduction </w:t>
      </w:r>
    </w:p>
    <w:p w14:paraId="09E66669" w14:textId="77777777" w:rsidR="00B212AC" w:rsidRPr="00B212AC" w:rsidRDefault="00B212AC" w:rsidP="00DE7B7B">
      <w:pPr>
        <w:spacing w:line="360" w:lineRule="auto"/>
        <w:jc w:val="both"/>
      </w:pPr>
    </w:p>
    <w:p w14:paraId="36A120CE" w14:textId="3FBD43FF" w:rsidR="00C57391" w:rsidRDefault="00434C83" w:rsidP="00DE7B7B">
      <w:pPr>
        <w:spacing w:line="360" w:lineRule="auto"/>
        <w:jc w:val="both"/>
        <w:rPr>
          <w:rFonts w:ascii="Times New Roman" w:hAnsi="Times New Roman" w:cs="Times New Roman"/>
          <w:sz w:val="24"/>
          <w:szCs w:val="24"/>
        </w:rPr>
      </w:pPr>
      <w:r>
        <w:rPr>
          <w:rFonts w:ascii="Times New Roman" w:hAnsi="Times New Roman" w:cs="Times New Roman"/>
          <w:sz w:val="24"/>
          <w:szCs w:val="24"/>
        </w:rPr>
        <w:t>Mental health problems are big issues around the world and are even worse for Refugees. Refugees often go through war, violence and losing their homes. Because of these hard experiences, many suffer from mental health issues such as post-traumatic stress disorder (PTSD), depression, anxiety, grief and drug and alcohol problems</w:t>
      </w:r>
      <w:sdt>
        <w:sdtPr>
          <w:rPr>
            <w:rFonts w:ascii="Times New Roman" w:hAnsi="Times New Roman" w:cs="Times New Roman"/>
            <w:sz w:val="24"/>
            <w:szCs w:val="24"/>
          </w:rPr>
          <w:id w:val="801733674"/>
          <w:citation/>
        </w:sdtPr>
        <w:sdtContent>
          <w:r w:rsidR="005A2140">
            <w:rPr>
              <w:rFonts w:ascii="Times New Roman" w:hAnsi="Times New Roman" w:cs="Times New Roman"/>
              <w:sz w:val="24"/>
              <w:szCs w:val="24"/>
            </w:rPr>
            <w:fldChar w:fldCharType="begin"/>
          </w:r>
          <w:r w:rsidR="005A2140">
            <w:rPr>
              <w:rFonts w:ascii="Times New Roman" w:hAnsi="Times New Roman" w:cs="Times New Roman"/>
              <w:sz w:val="24"/>
              <w:szCs w:val="24"/>
            </w:rPr>
            <w:instrText xml:space="preserve"> CITATION WHO23 \l 1033 </w:instrText>
          </w:r>
          <w:r w:rsidR="005A2140">
            <w:rPr>
              <w:rFonts w:ascii="Times New Roman" w:hAnsi="Times New Roman" w:cs="Times New Roman"/>
              <w:sz w:val="24"/>
              <w:szCs w:val="24"/>
            </w:rPr>
            <w:fldChar w:fldCharType="separate"/>
          </w:r>
          <w:r w:rsidR="005A2140">
            <w:rPr>
              <w:rFonts w:ascii="Times New Roman" w:hAnsi="Times New Roman" w:cs="Times New Roman"/>
              <w:sz w:val="24"/>
              <w:szCs w:val="24"/>
            </w:rPr>
            <w:t xml:space="preserve"> </w:t>
          </w:r>
          <w:r w:rsidR="005A2140" w:rsidRPr="005A2140">
            <w:rPr>
              <w:rFonts w:ascii="Times New Roman" w:hAnsi="Times New Roman" w:cs="Times New Roman"/>
              <w:sz w:val="24"/>
              <w:szCs w:val="24"/>
            </w:rPr>
            <w:t>(WHO, 2023)</w:t>
          </w:r>
          <w:r w:rsidR="005A2140">
            <w:rPr>
              <w:rFonts w:ascii="Times New Roman" w:hAnsi="Times New Roman" w:cs="Times New Roman"/>
              <w:sz w:val="24"/>
              <w:szCs w:val="24"/>
            </w:rPr>
            <w:fldChar w:fldCharType="end"/>
          </w:r>
        </w:sdtContent>
      </w:sdt>
      <w:r>
        <w:rPr>
          <w:rFonts w:ascii="Times New Roman" w:hAnsi="Times New Roman" w:cs="Times New Roman"/>
          <w:sz w:val="24"/>
          <w:szCs w:val="24"/>
        </w:rPr>
        <w:t>.</w:t>
      </w:r>
    </w:p>
    <w:p w14:paraId="297F3AEA" w14:textId="1BA33E1F" w:rsidR="00846BB0" w:rsidRDefault="00846BB0" w:rsidP="00DE7B7B">
      <w:pPr>
        <w:spacing w:line="360" w:lineRule="auto"/>
        <w:jc w:val="both"/>
        <w:rPr>
          <w:rFonts w:ascii="Times New Roman" w:hAnsi="Times New Roman" w:cs="Times New Roman"/>
          <w:sz w:val="24"/>
          <w:szCs w:val="24"/>
        </w:rPr>
      </w:pPr>
      <w:r>
        <w:rPr>
          <w:rFonts w:ascii="Times New Roman" w:hAnsi="Times New Roman" w:cs="Times New Roman"/>
          <w:sz w:val="24"/>
          <w:szCs w:val="24"/>
        </w:rPr>
        <w:t>Uganda is the largest host of refugees in Africa with more than 1.5 million people many live in refugee settlements such Nakivale, Kyangwali, among others</w:t>
      </w:r>
      <w:sdt>
        <w:sdtPr>
          <w:rPr>
            <w:rFonts w:ascii="Times New Roman" w:hAnsi="Times New Roman" w:cs="Times New Roman"/>
            <w:sz w:val="24"/>
            <w:szCs w:val="24"/>
          </w:rPr>
          <w:id w:val="-1744636190"/>
          <w:citation/>
        </w:sdtPr>
        <w:sdtContent>
          <w:r w:rsidR="00413808">
            <w:rPr>
              <w:rFonts w:ascii="Times New Roman" w:hAnsi="Times New Roman" w:cs="Times New Roman"/>
              <w:sz w:val="24"/>
              <w:szCs w:val="24"/>
            </w:rPr>
            <w:fldChar w:fldCharType="begin"/>
          </w:r>
          <w:r w:rsidR="00413808">
            <w:rPr>
              <w:rFonts w:ascii="Times New Roman" w:hAnsi="Times New Roman" w:cs="Times New Roman"/>
              <w:sz w:val="24"/>
              <w:szCs w:val="24"/>
            </w:rPr>
            <w:instrText xml:space="preserve"> CITATION Sij17 \l 1033 </w:instrText>
          </w:r>
          <w:r w:rsidR="00413808">
            <w:rPr>
              <w:rFonts w:ascii="Times New Roman" w:hAnsi="Times New Roman" w:cs="Times New Roman"/>
              <w:sz w:val="24"/>
              <w:szCs w:val="24"/>
            </w:rPr>
            <w:fldChar w:fldCharType="separate"/>
          </w:r>
          <w:r w:rsidR="00413808">
            <w:rPr>
              <w:rFonts w:ascii="Times New Roman" w:hAnsi="Times New Roman" w:cs="Times New Roman"/>
              <w:noProof/>
              <w:sz w:val="24"/>
              <w:szCs w:val="24"/>
            </w:rPr>
            <w:t xml:space="preserve"> </w:t>
          </w:r>
          <w:r w:rsidR="00413808" w:rsidRPr="00413808">
            <w:rPr>
              <w:rFonts w:ascii="Times New Roman" w:hAnsi="Times New Roman" w:cs="Times New Roman"/>
              <w:noProof/>
              <w:sz w:val="24"/>
              <w:szCs w:val="24"/>
            </w:rPr>
            <w:t>(Sijbrandij, 2017)</w:t>
          </w:r>
          <w:r w:rsidR="00413808">
            <w:rPr>
              <w:rFonts w:ascii="Times New Roman" w:hAnsi="Times New Roman" w:cs="Times New Roman"/>
              <w:sz w:val="24"/>
              <w:szCs w:val="24"/>
            </w:rPr>
            <w:fldChar w:fldCharType="end"/>
          </w:r>
        </w:sdtContent>
      </w:sdt>
      <w:r>
        <w:rPr>
          <w:rFonts w:ascii="Times New Roman" w:hAnsi="Times New Roman" w:cs="Times New Roman"/>
          <w:sz w:val="24"/>
          <w:szCs w:val="24"/>
        </w:rPr>
        <w:t xml:space="preserve">. The health centers </w:t>
      </w:r>
      <w:ins w:id="12" w:author="USER" w:date="2025-09-23T06:16:00Z">
        <w:r>
          <w:rPr>
            <w:rFonts w:ascii="Times New Roman" w:hAnsi="Times New Roman" w:cs="Times New Roman"/>
            <w:sz w:val="24"/>
            <w:szCs w:val="24"/>
          </w:rPr>
          <w:t xml:space="preserve">are </w:t>
        </w:r>
      </w:ins>
      <w:del w:id="13" w:author="USER" w:date="2025-09-23T06:16:00Z">
        <w:r w:rsidDel="006C6303">
          <w:rPr>
            <w:rFonts w:ascii="Times New Roman" w:hAnsi="Times New Roman" w:cs="Times New Roman"/>
            <w:sz w:val="24"/>
            <w:szCs w:val="24"/>
          </w:rPr>
          <w:delText xml:space="preserve">have are </w:delText>
        </w:r>
      </w:del>
      <w:r>
        <w:rPr>
          <w:rFonts w:ascii="Times New Roman" w:hAnsi="Times New Roman" w:cs="Times New Roman"/>
          <w:sz w:val="24"/>
          <w:szCs w:val="24"/>
        </w:rPr>
        <w:t xml:space="preserve">very busy and have limited resources and lack of proper tools to help with mental health. </w:t>
      </w:r>
      <w:r w:rsidR="00BB1717">
        <w:rPr>
          <w:rFonts w:ascii="Times New Roman" w:hAnsi="Times New Roman" w:cs="Times New Roman"/>
          <w:sz w:val="24"/>
          <w:szCs w:val="24"/>
        </w:rPr>
        <w:t>Also,</w:t>
      </w:r>
      <w:r>
        <w:rPr>
          <w:rFonts w:ascii="Times New Roman" w:hAnsi="Times New Roman" w:cs="Times New Roman"/>
          <w:sz w:val="24"/>
          <w:szCs w:val="24"/>
        </w:rPr>
        <w:t xml:space="preserve"> many refugees don’t seek for help because of stigma and cultural beliefs</w:t>
      </w:r>
      <w:sdt>
        <w:sdtPr>
          <w:rPr>
            <w:rFonts w:ascii="Times New Roman" w:hAnsi="Times New Roman" w:cs="Times New Roman"/>
            <w:sz w:val="24"/>
            <w:szCs w:val="24"/>
          </w:rPr>
          <w:id w:val="-733092018"/>
          <w:citation/>
        </w:sdtPr>
        <w:sdtContent>
          <w:r w:rsidR="008F6AE7">
            <w:rPr>
              <w:rFonts w:ascii="Times New Roman" w:hAnsi="Times New Roman" w:cs="Times New Roman"/>
              <w:sz w:val="24"/>
              <w:szCs w:val="24"/>
            </w:rPr>
            <w:fldChar w:fldCharType="begin"/>
          </w:r>
          <w:r w:rsidR="008F6AE7">
            <w:rPr>
              <w:rFonts w:ascii="Times New Roman" w:hAnsi="Times New Roman" w:cs="Times New Roman"/>
              <w:sz w:val="24"/>
              <w:szCs w:val="24"/>
            </w:rPr>
            <w:instrText xml:space="preserve"> CITATION Ahu16 \l 1033 </w:instrText>
          </w:r>
          <w:r w:rsidR="008F6AE7">
            <w:rPr>
              <w:rFonts w:ascii="Times New Roman" w:hAnsi="Times New Roman" w:cs="Times New Roman"/>
              <w:sz w:val="24"/>
              <w:szCs w:val="24"/>
            </w:rPr>
            <w:fldChar w:fldCharType="separate"/>
          </w:r>
          <w:r w:rsidR="008F6AE7">
            <w:rPr>
              <w:rFonts w:ascii="Times New Roman" w:hAnsi="Times New Roman" w:cs="Times New Roman"/>
              <w:noProof/>
              <w:sz w:val="24"/>
              <w:szCs w:val="24"/>
            </w:rPr>
            <w:t xml:space="preserve"> </w:t>
          </w:r>
          <w:r w:rsidR="008F6AE7" w:rsidRPr="008F6AE7">
            <w:rPr>
              <w:rFonts w:ascii="Times New Roman" w:hAnsi="Times New Roman" w:cs="Times New Roman"/>
              <w:noProof/>
              <w:sz w:val="24"/>
              <w:szCs w:val="24"/>
            </w:rPr>
            <w:t>(Ahuja, 2016)</w:t>
          </w:r>
          <w:r w:rsidR="008F6AE7">
            <w:rPr>
              <w:rFonts w:ascii="Times New Roman" w:hAnsi="Times New Roman" w:cs="Times New Roman"/>
              <w:sz w:val="24"/>
              <w:szCs w:val="24"/>
            </w:rPr>
            <w:fldChar w:fldCharType="end"/>
          </w:r>
        </w:sdtContent>
      </w:sdt>
      <w:r>
        <w:rPr>
          <w:rFonts w:ascii="Times New Roman" w:hAnsi="Times New Roman" w:cs="Times New Roman"/>
          <w:sz w:val="24"/>
          <w:szCs w:val="24"/>
        </w:rPr>
        <w:t>. The world health organization estimates that about 264 million people globally have depression, making it one of the leading cause people become disabled</w:t>
      </w:r>
      <w:r w:rsidR="00F00E9C">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&lt;EndNote&gt;&lt;Cite&gt;&lt;Author&gt;WHO&lt;/Author&gt;&lt;Year&gt; 2023&lt;/Year&gt;&lt;RecNum&gt;0&lt;/RecNum&gt;&lt;IDText&gt; World Health Organization, Mental health in emergencies&lt;/IDText&gt;&lt;DisplayText&gt;(WHO, 2023b)&lt;/DisplayText&gt;&lt;record&gt;&lt;ref-type name="Report"&gt;27&lt;/ref-type&gt;&lt;contributors&gt;&lt;authors&gt;&lt;author&gt;WHO&lt;/author&gt;&lt;/authors&gt;&lt;/contributors&gt;&lt;titles&gt;&lt;title&gt; World Health Organization, Mental health in emergencies&lt;/title&gt;&lt;/titles&gt;&lt;dates&gt;&lt;year&gt; 2023&lt;/year&gt;&lt;/dates&gt;&lt;/record&gt;&lt;/Cite&gt;&lt;/EndNote&gt;</w:instrText>
      </w:r>
      <w:r>
        <w:rPr>
          <w:rFonts w:ascii="Times New Roman" w:hAnsi="Times New Roman" w:cs="Times New Roman"/>
          <w:sz w:val="24"/>
          <w:szCs w:val="24"/>
        </w:rPr>
        <w:fldChar w:fldCharType="separate"/>
      </w:r>
      <w:r>
        <w:rPr>
          <w:rFonts w:ascii="Times New Roman" w:hAnsi="Times New Roman" w:cs="Times New Roman"/>
          <w:sz w:val="24"/>
          <w:szCs w:val="24"/>
        </w:rPr>
        <w:t>(WHO, 2023)</w:t>
      </w:r>
      <w:r>
        <w:rPr>
          <w:rFonts w:ascii="Times New Roman" w:hAnsi="Times New Roman" w:cs="Times New Roman"/>
          <w:sz w:val="24"/>
          <w:szCs w:val="24"/>
        </w:rPr>
        <w:fldChar w:fldCharType="end"/>
      </w:r>
      <w:r>
        <w:rPr>
          <w:rFonts w:ascii="Times New Roman" w:hAnsi="Times New Roman" w:cs="Times New Roman"/>
          <w:sz w:val="24"/>
          <w:szCs w:val="24"/>
        </w:rPr>
        <w:t>. Refugees and immigrants, particularly from war-torn countries and areas of severe displacement, are considered an extremely vulnerable population, thus carry a higher burden and risk of developing mental health disorders</w:t>
      </w:r>
      <w:r w:rsidR="00353FF0">
        <w:rPr>
          <w:rFonts w:ascii="Times New Roman" w:hAnsi="Times New Roman" w:cs="Times New Roman"/>
          <w:sz w:val="24"/>
          <w:szCs w:val="24"/>
        </w:rPr>
        <w:t xml:space="preserve"> </w:t>
      </w:r>
      <w:sdt>
        <w:sdtPr>
          <w:rPr>
            <w:rFonts w:ascii="Times New Roman" w:hAnsi="Times New Roman" w:cs="Times New Roman"/>
            <w:sz w:val="24"/>
            <w:szCs w:val="24"/>
          </w:rPr>
          <w:id w:val="1979334695"/>
          <w:citation/>
        </w:sdtPr>
        <w:sdtContent>
          <w:r w:rsidR="00353FF0">
            <w:rPr>
              <w:rFonts w:ascii="Times New Roman" w:hAnsi="Times New Roman" w:cs="Times New Roman"/>
              <w:sz w:val="24"/>
              <w:szCs w:val="24"/>
            </w:rPr>
            <w:fldChar w:fldCharType="begin"/>
          </w:r>
          <w:r w:rsidR="00353FF0">
            <w:rPr>
              <w:rFonts w:ascii="Times New Roman" w:hAnsi="Times New Roman" w:cs="Times New Roman"/>
              <w:sz w:val="24"/>
              <w:szCs w:val="24"/>
            </w:rPr>
            <w:instrText xml:space="preserve"> CITATION Ash20 \l 1033 </w:instrText>
          </w:r>
          <w:r w:rsidR="00353FF0">
            <w:rPr>
              <w:rFonts w:ascii="Times New Roman" w:hAnsi="Times New Roman" w:cs="Times New Roman"/>
              <w:sz w:val="24"/>
              <w:szCs w:val="24"/>
            </w:rPr>
            <w:fldChar w:fldCharType="separate"/>
          </w:r>
          <w:r w:rsidR="00353FF0" w:rsidRPr="00353FF0">
            <w:rPr>
              <w:rFonts w:ascii="Times New Roman" w:hAnsi="Times New Roman" w:cs="Times New Roman"/>
              <w:noProof/>
              <w:sz w:val="24"/>
              <w:szCs w:val="24"/>
            </w:rPr>
            <w:t>(Ashfaq, 2020)</w:t>
          </w:r>
          <w:r w:rsidR="00353FF0">
            <w:rPr>
              <w:rFonts w:ascii="Times New Roman" w:hAnsi="Times New Roman" w:cs="Times New Roman"/>
              <w:sz w:val="24"/>
              <w:szCs w:val="24"/>
            </w:rPr>
            <w:fldChar w:fldCharType="end"/>
          </w:r>
        </w:sdtContent>
      </w:sdt>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&lt;EndNote&gt;&lt;Cite&gt;&lt;Author&gt;Adeel Ashfaq&lt;/Author&gt;&lt;Year&gt;2020&lt;/Year&gt;&lt;RecNum&gt;0&lt;/RecNum&gt;&lt;IDText&gt; Utilization of Mobile Mental Health Services among  Syrian Refugees and Other Vulnerable Arab Populations—A Systematic Review&lt;/IDText&gt;&lt;DisplayText&gt;(Adeel Ashfaq, 2020)&lt;/DisplayText&gt;&lt;record&gt;&lt;ref-type name="Journal Article"&gt;17&lt;/ref-type&gt;&lt;contributors&gt;&lt;authors&gt;&lt;author&gt;Adeel Ashfaq, Shawn Esmaili , Mona Najjar , Farva Batool , Tariq Mukatash&lt;/author&gt;&lt;/authors&gt;&lt;/contributors&gt;&lt;titles&gt;&lt;title&gt; Utilization of Mobile Mental Health Services among  Syrian Refugees and Other Vulnerable Arab Populations—A Systematic Review&lt;/title&gt;&lt;secondary-title&gt;International Journal of Environment  Research and public Health&lt;/secondary-title&gt;&lt;/titles&gt;&lt;dates&gt;&lt;year&gt;2020&lt;/year&gt;&lt;/dates&gt;&lt;/record&gt;&lt;/Cite&gt;&lt;/EndNote&gt;</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end"/>
      </w:r>
      <w:r>
        <w:rPr>
          <w:rFonts w:ascii="Times New Roman" w:hAnsi="Times New Roman" w:cs="Times New Roman"/>
          <w:sz w:val="24"/>
          <w:szCs w:val="24"/>
        </w:rPr>
        <w:t>.</w:t>
      </w:r>
    </w:p>
    <w:p w14:paraId="73CE5CD3" w14:textId="17216795" w:rsidR="00AA11A2" w:rsidRDefault="00B212AC" w:rsidP="00DE7B7B">
      <w:pPr>
        <w:spacing w:line="360" w:lineRule="auto"/>
        <w:jc w:val="both"/>
        <w:rPr>
          <w:rFonts w:ascii="Times New Roman" w:hAnsi="Times New Roman" w:cs="Times New Roman"/>
          <w:sz w:val="24"/>
          <w:szCs w:val="24"/>
        </w:rPr>
      </w:pPr>
      <w:r>
        <w:rPr>
          <w:rFonts w:ascii="Times New Roman" w:hAnsi="Times New Roman" w:cs="Times New Roman"/>
          <w:sz w:val="24"/>
          <w:szCs w:val="24"/>
        </w:rPr>
        <w:t>The aim of this project is to develop an electronic mental health information system for refugees in Uganda.</w:t>
      </w:r>
      <w:r w:rsidR="00557E39">
        <w:rPr>
          <w:rFonts w:ascii="Times New Roman" w:hAnsi="Times New Roman" w:cs="Times New Roman"/>
          <w:sz w:val="24"/>
          <w:szCs w:val="24"/>
        </w:rPr>
        <w:t xml:space="preserve"> This system will help health care workers to</w:t>
      </w:r>
      <w:r w:rsidR="00AC51BF">
        <w:rPr>
          <w:rFonts w:ascii="Times New Roman" w:hAnsi="Times New Roman" w:cs="Times New Roman"/>
          <w:sz w:val="24"/>
          <w:szCs w:val="24"/>
        </w:rPr>
        <w:t xml:space="preserve"> monitor</w:t>
      </w:r>
      <w:r w:rsidR="00557E39">
        <w:rPr>
          <w:rFonts w:ascii="Times New Roman" w:hAnsi="Times New Roman" w:cs="Times New Roman"/>
          <w:sz w:val="24"/>
          <w:szCs w:val="24"/>
        </w:rPr>
        <w:t xml:space="preserve"> mental problems, manag</w:t>
      </w:r>
      <w:r w:rsidR="00CA2229">
        <w:rPr>
          <w:rFonts w:ascii="Times New Roman" w:hAnsi="Times New Roman" w:cs="Times New Roman"/>
          <w:sz w:val="24"/>
          <w:szCs w:val="24"/>
        </w:rPr>
        <w:t xml:space="preserve">e </w:t>
      </w:r>
      <w:r w:rsidR="00557E39">
        <w:rPr>
          <w:rFonts w:ascii="Times New Roman" w:hAnsi="Times New Roman" w:cs="Times New Roman"/>
          <w:sz w:val="24"/>
          <w:szCs w:val="24"/>
        </w:rPr>
        <w:t xml:space="preserve">each case </w:t>
      </w:r>
      <w:r w:rsidR="00CD6CC6">
        <w:rPr>
          <w:rFonts w:ascii="Times New Roman" w:hAnsi="Times New Roman" w:cs="Times New Roman"/>
          <w:sz w:val="24"/>
          <w:szCs w:val="24"/>
        </w:rPr>
        <w:t>better and send patients to the right services and keep track of their progress</w:t>
      </w:r>
      <w:r w:rsidR="00AA11A2">
        <w:rPr>
          <w:rFonts w:ascii="Times New Roman" w:hAnsi="Times New Roman" w:cs="Times New Roman"/>
          <w:sz w:val="24"/>
          <w:szCs w:val="24"/>
        </w:rPr>
        <w:t>.</w:t>
      </w:r>
    </w:p>
    <w:p w14:paraId="5206595D" w14:textId="77777777" w:rsidR="00AA11A2" w:rsidRDefault="00AA11A2" w:rsidP="00DE7B7B">
      <w:pPr>
        <w:spacing w:line="360" w:lineRule="auto"/>
        <w:jc w:val="both"/>
        <w:rPr>
          <w:rFonts w:ascii="Times New Roman" w:hAnsi="Times New Roman" w:cs="Times New Roman"/>
          <w:sz w:val="24"/>
          <w:szCs w:val="24"/>
        </w:rPr>
      </w:pPr>
    </w:p>
    <w:p w14:paraId="778572E3" w14:textId="4E010FBE" w:rsidR="00C75CBE" w:rsidRPr="009D226B" w:rsidRDefault="007713F0" w:rsidP="00DE7B7B">
      <w:pPr>
        <w:pStyle w:val="Heading2"/>
        <w:numPr>
          <w:ilvl w:val="1"/>
          <w:numId w:val="2"/>
        </w:numPr>
        <w:spacing w:line="360" w:lineRule="auto"/>
        <w:jc w:val="both"/>
      </w:pPr>
      <w:r w:rsidRPr="007713F0">
        <w:t>Problem statement</w:t>
      </w:r>
    </w:p>
    <w:p w14:paraId="603F5BA0" w14:textId="22C3D255" w:rsidR="00C75CBE" w:rsidRDefault="00C75CBE" w:rsidP="00DE7B7B">
      <w:pPr>
        <w:spacing w:line="360" w:lineRule="auto"/>
        <w:jc w:val="both"/>
        <w:rPr>
          <w:rFonts w:ascii="Times New Roman" w:hAnsi="Times New Roman" w:cs="Times New Roman"/>
          <w:sz w:val="24"/>
          <w:szCs w:val="24"/>
        </w:rPr>
      </w:pPr>
      <w:r w:rsidRPr="00C75CBE">
        <w:rPr>
          <w:rFonts w:ascii="Times New Roman" w:hAnsi="Times New Roman" w:cs="Times New Roman"/>
          <w:sz w:val="24"/>
          <w:szCs w:val="24"/>
        </w:rPr>
        <w:t>Despite the prevalence of mental health problems among refugees, there is a lack of structured mechanisms for tracking and managing mental health data in refugee settlements in Uganda (Bou-Karrouma,2024). Globally, over between 30%-40% of refugees suffer from post trauma stress and disorder or depression (Liem, 2021). In Africa, many refugees face serious mental health problems and in Uganda about 54% of refugees suffer from depression (Okello, 2021).</w:t>
      </w:r>
    </w:p>
    <w:p w14:paraId="54BD28B4" w14:textId="77777777" w:rsidR="003962F3" w:rsidRDefault="003962F3" w:rsidP="00DE7B7B">
      <w:pPr>
        <w:spacing w:line="360" w:lineRule="auto"/>
        <w:jc w:val="both"/>
        <w:rPr>
          <w:rFonts w:ascii="Times New Roman" w:hAnsi="Times New Roman" w:cs="Times New Roman"/>
          <w:sz w:val="24"/>
          <w:szCs w:val="24"/>
        </w:rPr>
      </w:pPr>
    </w:p>
    <w:p w14:paraId="75231ED5" w14:textId="04E1FD4A" w:rsidR="003962F3" w:rsidRPr="003962F3" w:rsidRDefault="003962F3" w:rsidP="00DE7B7B">
      <w:pPr>
        <w:spacing w:line="360" w:lineRule="auto"/>
        <w:jc w:val="both"/>
        <w:rPr>
          <w:rFonts w:ascii="Times New Roman" w:hAnsi="Times New Roman" w:cs="Times New Roman"/>
          <w:sz w:val="24"/>
          <w:szCs w:val="24"/>
        </w:rPr>
      </w:pPr>
      <w:r w:rsidRPr="003962F3">
        <w:rPr>
          <w:rFonts w:ascii="Times New Roman" w:hAnsi="Times New Roman" w:cs="Times New Roman"/>
          <w:sz w:val="24"/>
          <w:szCs w:val="24"/>
        </w:rPr>
        <w:t>Health data is recorded on paper and across fragmented systems which makes difficult for follow up and evaluation. Due to that, patients’ relapse, go undiagnosed and receive delayed care (Joo, 2023). This makes data unavailable to guide non-government, government and humanitarian agencies in planning services.</w:t>
      </w:r>
    </w:p>
    <w:p w14:paraId="5DC9F1F3" w14:textId="0D0B32AD" w:rsidR="00F91588" w:rsidRDefault="003962F3" w:rsidP="00DE7B7B">
      <w:pPr>
        <w:spacing w:line="360" w:lineRule="auto"/>
        <w:jc w:val="both"/>
        <w:rPr>
          <w:rFonts w:ascii="Times New Roman" w:hAnsi="Times New Roman" w:cs="Times New Roman"/>
          <w:sz w:val="24"/>
          <w:szCs w:val="24"/>
        </w:rPr>
      </w:pPr>
      <w:r w:rsidRPr="003962F3">
        <w:rPr>
          <w:rFonts w:ascii="Times New Roman" w:hAnsi="Times New Roman" w:cs="Times New Roman"/>
          <w:sz w:val="24"/>
          <w:szCs w:val="24"/>
        </w:rPr>
        <w:lastRenderedPageBreak/>
        <w:t>There is a need of integrated Mental Health Information System that supports health workers in mental healthcare delivery, recording, managing, and analyzing refugee mental health cases due to trauma and displacements.</w:t>
      </w:r>
    </w:p>
    <w:p w14:paraId="01A3BBF1" w14:textId="77777777" w:rsidR="00975E00" w:rsidRPr="0004241D" w:rsidRDefault="00975E00" w:rsidP="00DE7B7B">
      <w:pPr>
        <w:spacing w:line="360" w:lineRule="auto"/>
        <w:jc w:val="both"/>
        <w:rPr>
          <w:rFonts w:ascii="Times New Roman" w:hAnsi="Times New Roman" w:cs="Times New Roman"/>
          <w:sz w:val="24"/>
          <w:szCs w:val="24"/>
        </w:rPr>
      </w:pPr>
    </w:p>
    <w:p w14:paraId="52347BC5" w14:textId="67FAA2AC" w:rsidR="00F91588" w:rsidRPr="00170D8D" w:rsidRDefault="007713F0" w:rsidP="00A30BA3">
      <w:pPr>
        <w:pStyle w:val="Heading2"/>
        <w:numPr>
          <w:ilvl w:val="1"/>
          <w:numId w:val="2"/>
        </w:numPr>
        <w:spacing w:line="360" w:lineRule="auto"/>
        <w:jc w:val="both"/>
      </w:pPr>
      <w:r>
        <w:t>Scope of the study</w:t>
      </w:r>
    </w:p>
    <w:p w14:paraId="25EAD7C4" w14:textId="2837B40D" w:rsidR="00A30BA3" w:rsidRDefault="00A30BA3" w:rsidP="00A30BA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study focuses of design and implementation of mental health information delivery services to enhance the health and wellbeing of refugees in Uganda. </w:t>
      </w:r>
    </w:p>
    <w:p w14:paraId="1A9B3FCB" w14:textId="5DE54E5E" w:rsidR="00A30BA3" w:rsidRDefault="00A30BA3" w:rsidP="00A30BA3">
      <w:pPr>
        <w:spacing w:line="360" w:lineRule="auto"/>
        <w:jc w:val="both"/>
        <w:rPr>
          <w:rFonts w:ascii="Times New Roman" w:hAnsi="Times New Roman" w:cs="Times New Roman"/>
          <w:sz w:val="24"/>
          <w:szCs w:val="24"/>
        </w:rPr>
      </w:pPr>
      <w:r>
        <w:rPr>
          <w:rFonts w:ascii="Times New Roman" w:hAnsi="Times New Roman" w:cs="Times New Roman"/>
          <w:sz w:val="24"/>
          <w:szCs w:val="24"/>
        </w:rPr>
        <w:t>Geographically, the research will concentrate on refugees in Uganda to provide insights into the local context and infrastructural conditions that affect digital mental health services delivery. The researcher will use some of the languages to develop electronic mental health information system such as Hypertext markup languages, cascading style sheet for to design interfaces for front end development of the system and PHP for implementation the functionality of the system which is the back end of the system.</w:t>
      </w:r>
    </w:p>
    <w:p w14:paraId="59D16C4C" w14:textId="0C7DFE9A" w:rsidR="00F91588" w:rsidRPr="00B07DAB" w:rsidRDefault="00F91588" w:rsidP="00DE7B7B">
      <w:pPr>
        <w:spacing w:line="360" w:lineRule="auto"/>
        <w:jc w:val="both"/>
        <w:rPr>
          <w:rFonts w:ascii="Times New Roman" w:hAnsi="Times New Roman" w:cs="Times New Roman"/>
          <w:sz w:val="24"/>
          <w:szCs w:val="24"/>
        </w:rPr>
      </w:pPr>
    </w:p>
    <w:p w14:paraId="0A4FA520" w14:textId="0B85EDA7" w:rsidR="005C586F" w:rsidRPr="008663B1" w:rsidRDefault="007713F0" w:rsidP="008663B1">
      <w:pPr>
        <w:pStyle w:val="Heading2"/>
        <w:numPr>
          <w:ilvl w:val="1"/>
          <w:numId w:val="2"/>
        </w:numPr>
        <w:spacing w:line="360" w:lineRule="auto"/>
        <w:jc w:val="both"/>
      </w:pPr>
      <w:r>
        <w:t>Main Objective</w:t>
      </w:r>
    </w:p>
    <w:p w14:paraId="74F3E741" w14:textId="77B36A8C" w:rsidR="00DD7982" w:rsidRDefault="00B7583E" w:rsidP="00DE7B7B">
      <w:pPr>
        <w:spacing w:line="360" w:lineRule="auto"/>
        <w:jc w:val="both"/>
        <w:rPr>
          <w:rFonts w:ascii="Times New Roman" w:hAnsi="Times New Roman" w:cs="Times New Roman"/>
          <w:sz w:val="24"/>
          <w:szCs w:val="24"/>
        </w:rPr>
      </w:pPr>
      <w:r>
        <w:rPr>
          <w:rFonts w:ascii="Times New Roman" w:hAnsi="Times New Roman" w:cs="Times New Roman"/>
          <w:sz w:val="24"/>
          <w:szCs w:val="24"/>
        </w:rPr>
        <w:t>To enhance an electronic menta</w:t>
      </w:r>
      <w:r w:rsidR="006B2507">
        <w:rPr>
          <w:rFonts w:ascii="Times New Roman" w:hAnsi="Times New Roman" w:cs="Times New Roman"/>
          <w:sz w:val="24"/>
          <w:szCs w:val="24"/>
        </w:rPr>
        <w:t>l health information system that support efficient management and delivery of mental health services.</w:t>
      </w:r>
    </w:p>
    <w:p w14:paraId="390B6203" w14:textId="77777777" w:rsidR="002B5527" w:rsidRPr="00B7583E" w:rsidRDefault="002B5527" w:rsidP="00DE7B7B">
      <w:pPr>
        <w:spacing w:line="360" w:lineRule="auto"/>
        <w:jc w:val="both"/>
        <w:rPr>
          <w:rFonts w:ascii="Times New Roman" w:hAnsi="Times New Roman" w:cs="Times New Roman"/>
          <w:sz w:val="24"/>
          <w:szCs w:val="24"/>
        </w:rPr>
      </w:pPr>
    </w:p>
    <w:p w14:paraId="62377516" w14:textId="0E5E062A" w:rsidR="00F91588" w:rsidRPr="00C050CE" w:rsidRDefault="007713F0" w:rsidP="00C050CE">
      <w:pPr>
        <w:pStyle w:val="Heading2"/>
        <w:numPr>
          <w:ilvl w:val="1"/>
          <w:numId w:val="2"/>
        </w:numPr>
        <w:spacing w:line="360" w:lineRule="auto"/>
        <w:jc w:val="both"/>
      </w:pPr>
      <w:r>
        <w:t>Specific objectives</w:t>
      </w:r>
    </w:p>
    <w:p w14:paraId="3AAB8C70" w14:textId="79F7B51C" w:rsidR="00F91588" w:rsidRDefault="00CE1FEC" w:rsidP="00DE7B7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w:t>
      </w:r>
      <w:bookmarkStart w:id="14" w:name="_Ref18651"/>
      <w:r>
        <w:rPr>
          <w:rFonts w:ascii="Times New Roman" w:hAnsi="Times New Roman" w:cs="Times New Roman"/>
          <w:sz w:val="24"/>
          <w:szCs w:val="24"/>
        </w:rPr>
        <w:t>analyze and review the existing electronic mental health information systems to identify its weaknesses</w:t>
      </w:r>
      <w:bookmarkEnd w:id="14"/>
      <w:r>
        <w:rPr>
          <w:rFonts w:ascii="Times New Roman" w:hAnsi="Times New Roman" w:cs="Times New Roman"/>
          <w:sz w:val="24"/>
          <w:szCs w:val="24"/>
        </w:rPr>
        <w:t xml:space="preserve"> b</w:t>
      </w:r>
      <w:ins w:id="15" w:author="KIZZA" w:date="2025-09-08T15:30:00Z">
        <w:r>
          <w:rPr>
            <w:rFonts w:ascii="Times New Roman" w:hAnsi="Times New Roman" w:cs="Times New Roman"/>
            <w:sz w:val="24"/>
            <w:szCs w:val="24"/>
          </w:rPr>
          <w:t>y doing a scoping review,</w:t>
        </w:r>
      </w:ins>
      <w:r>
        <w:rPr>
          <w:rFonts w:ascii="Times New Roman" w:hAnsi="Times New Roman" w:cs="Times New Roman"/>
          <w:sz w:val="24"/>
          <w:szCs w:val="24"/>
        </w:rPr>
        <w:t xml:space="preserve"> conducting interviews and focus discussions groups.</w:t>
      </w:r>
    </w:p>
    <w:p w14:paraId="0CA90346" w14:textId="016E9498" w:rsidR="00C75CBE" w:rsidRDefault="008F2A86" w:rsidP="00DE7B7B">
      <w:pPr>
        <w:spacing w:line="360" w:lineRule="auto"/>
        <w:jc w:val="both"/>
        <w:rPr>
          <w:rFonts w:ascii="Times New Roman" w:hAnsi="Times New Roman" w:cs="Times New Roman"/>
          <w:sz w:val="24"/>
          <w:szCs w:val="24"/>
        </w:rPr>
      </w:pPr>
      <w:r>
        <w:rPr>
          <w:rFonts w:ascii="Times New Roman" w:hAnsi="Times New Roman" w:cs="Times New Roman"/>
          <w:sz w:val="24"/>
          <w:szCs w:val="24"/>
        </w:rPr>
        <w:t>To</w:t>
      </w:r>
      <w:r w:rsidR="00C75CBE">
        <w:rPr>
          <w:rFonts w:ascii="Times New Roman" w:hAnsi="Times New Roman" w:cs="Times New Roman"/>
          <w:sz w:val="24"/>
          <w:szCs w:val="24"/>
        </w:rPr>
        <w:t xml:space="preserve"> co-design an electronic Mental health information system for refugees.</w:t>
      </w:r>
    </w:p>
    <w:p w14:paraId="079AF96D" w14:textId="6C3B1EAB" w:rsidR="00B12103" w:rsidRDefault="00C75CBE" w:rsidP="00DE7B7B">
      <w:pPr>
        <w:spacing w:line="360" w:lineRule="auto"/>
        <w:jc w:val="both"/>
        <w:rPr>
          <w:rFonts w:ascii="Times New Roman" w:hAnsi="Times New Roman" w:cs="Times New Roman"/>
          <w:sz w:val="24"/>
          <w:szCs w:val="24"/>
        </w:rPr>
      </w:pPr>
      <w:r>
        <w:rPr>
          <w:rFonts w:ascii="Times New Roman" w:hAnsi="Times New Roman" w:cs="Times New Roman"/>
          <w:sz w:val="24"/>
          <w:szCs w:val="24"/>
        </w:rPr>
        <w:t>To implement Mental health information system that supports health care workers, practionners and doctors to assess, manage patients’ details and deliver mental health services timely and accurately.</w:t>
      </w:r>
    </w:p>
    <w:p w14:paraId="33147AB6" w14:textId="77777777" w:rsidR="00B12103" w:rsidRDefault="00B12103" w:rsidP="00DE7B7B">
      <w:pPr>
        <w:spacing w:line="360" w:lineRule="auto"/>
        <w:jc w:val="both"/>
        <w:rPr>
          <w:rFonts w:ascii="Times New Roman" w:hAnsi="Times New Roman" w:cs="Times New Roman"/>
          <w:sz w:val="24"/>
          <w:szCs w:val="24"/>
        </w:rPr>
      </w:pPr>
    </w:p>
    <w:p w14:paraId="49E0A190" w14:textId="4A1C3B9B" w:rsidR="007713F0" w:rsidRDefault="009C343E" w:rsidP="00DE7B7B">
      <w:pPr>
        <w:pStyle w:val="Heading2"/>
        <w:numPr>
          <w:ilvl w:val="1"/>
          <w:numId w:val="2"/>
        </w:numPr>
        <w:spacing w:line="360" w:lineRule="auto"/>
        <w:jc w:val="both"/>
      </w:pPr>
      <w:r>
        <w:t xml:space="preserve">Justification </w:t>
      </w:r>
    </w:p>
    <w:p w14:paraId="778510BF" w14:textId="4FD6AFCF" w:rsidR="002B339A" w:rsidRDefault="002B339A" w:rsidP="002B339A">
      <w:pPr>
        <w:spacing w:line="360" w:lineRule="auto"/>
        <w:jc w:val="both"/>
        <w:rPr>
          <w:rFonts w:ascii="Times New Roman" w:hAnsi="Times New Roman" w:cs="Times New Roman"/>
          <w:sz w:val="24"/>
          <w:szCs w:val="24"/>
        </w:rPr>
      </w:pPr>
      <w:r w:rsidRPr="002B339A">
        <w:rPr>
          <w:rFonts w:ascii="Times New Roman" w:hAnsi="Times New Roman" w:cs="Times New Roman"/>
          <w:sz w:val="24"/>
          <w:szCs w:val="24"/>
        </w:rPr>
        <w:t>Refugees face my mental health problems and these are usually not reported or well managed due to poor recording and limited resources. The research aims</w:t>
      </w:r>
      <w:r>
        <w:rPr>
          <w:rFonts w:ascii="Times New Roman" w:hAnsi="Times New Roman" w:cs="Times New Roman"/>
          <w:sz w:val="24"/>
          <w:szCs w:val="24"/>
        </w:rPr>
        <w:t xml:space="preserve"> to</w:t>
      </w:r>
      <w:r w:rsidRPr="002B339A">
        <w:rPr>
          <w:rFonts w:ascii="Times New Roman" w:hAnsi="Times New Roman" w:cs="Times New Roman"/>
          <w:sz w:val="24"/>
          <w:szCs w:val="24"/>
        </w:rPr>
        <w:t xml:space="preserve"> create an electronic system to keep mental health records, make services easier to access and provide timely care to the most vulnerable people. This will help health care workers, policymakers, and organizations to plan better for mental health support. It will improve mental health services, make care efficient and help refugees receive the support they need</w:t>
      </w:r>
      <w:r w:rsidR="001140A1">
        <w:rPr>
          <w:rFonts w:ascii="Times New Roman" w:hAnsi="Times New Roman" w:cs="Times New Roman"/>
          <w:sz w:val="24"/>
          <w:szCs w:val="24"/>
        </w:rPr>
        <w:t>.</w:t>
      </w:r>
    </w:p>
    <w:sdt>
      <w:sdtPr>
        <w:rPr>
          <w:rFonts w:asciiTheme="minorHAnsi" w:eastAsiaTheme="minorEastAsia" w:hAnsiTheme="minorHAnsi" w:cstheme="minorBidi"/>
          <w:color w:val="auto"/>
          <w:sz w:val="20"/>
          <w:szCs w:val="20"/>
        </w:rPr>
        <w:id w:val="-1811850699"/>
        <w:docPartObj>
          <w:docPartGallery w:val="Bibliographies"/>
          <w:docPartUnique/>
        </w:docPartObj>
      </w:sdtPr>
      <w:sdtEndPr>
        <w:rPr>
          <w:b/>
          <w:bCs/>
        </w:rPr>
      </w:sdtEndPr>
      <w:sdtContent>
        <w:p w14:paraId="5C0029C6" w14:textId="7F390852" w:rsidR="00895360" w:rsidRPr="00895360" w:rsidRDefault="00895360" w:rsidP="00895360">
          <w:pPr>
            <w:pStyle w:val="Heading1"/>
            <w:spacing w:line="360" w:lineRule="auto"/>
            <w:rPr>
              <w:rFonts w:ascii="Times New Roman" w:hAnsi="Times New Roman" w:cs="Times New Roman"/>
              <w:sz w:val="24"/>
              <w:szCs w:val="24"/>
            </w:rPr>
          </w:pPr>
          <w:r w:rsidRPr="00895360">
            <w:rPr>
              <w:rFonts w:ascii="Times New Roman" w:hAnsi="Times New Roman" w:cs="Times New Roman"/>
              <w:sz w:val="24"/>
              <w:szCs w:val="24"/>
            </w:rPr>
            <w:t>Works Cited</w:t>
          </w:r>
        </w:p>
        <w:p w14:paraId="748FD01D" w14:textId="77777777" w:rsidR="00895360" w:rsidRPr="00895360" w:rsidRDefault="00895360" w:rsidP="00895360">
          <w:pPr>
            <w:pStyle w:val="Bibliography"/>
            <w:spacing w:line="360" w:lineRule="auto"/>
            <w:ind w:left="720" w:hanging="720"/>
            <w:rPr>
              <w:rFonts w:ascii="Times New Roman" w:hAnsi="Times New Roman" w:cs="Times New Roman"/>
              <w:noProof/>
              <w:sz w:val="24"/>
              <w:szCs w:val="24"/>
            </w:rPr>
          </w:pPr>
          <w:r w:rsidRPr="00895360">
            <w:rPr>
              <w:rFonts w:ascii="Times New Roman" w:hAnsi="Times New Roman" w:cs="Times New Roman"/>
              <w:sz w:val="24"/>
              <w:szCs w:val="24"/>
            </w:rPr>
            <w:fldChar w:fldCharType="begin"/>
          </w:r>
          <w:r w:rsidRPr="00895360">
            <w:rPr>
              <w:rFonts w:ascii="Times New Roman" w:hAnsi="Times New Roman" w:cs="Times New Roman"/>
              <w:sz w:val="24"/>
              <w:szCs w:val="24"/>
            </w:rPr>
            <w:instrText xml:space="preserve"> BIBLIOGRAPHY </w:instrText>
          </w:r>
          <w:r w:rsidRPr="00895360">
            <w:rPr>
              <w:rFonts w:ascii="Times New Roman" w:hAnsi="Times New Roman" w:cs="Times New Roman"/>
              <w:sz w:val="24"/>
              <w:szCs w:val="24"/>
            </w:rPr>
            <w:fldChar w:fldCharType="separate"/>
          </w:r>
          <w:r w:rsidRPr="00895360">
            <w:rPr>
              <w:rFonts w:ascii="Times New Roman" w:hAnsi="Times New Roman" w:cs="Times New Roman"/>
              <w:noProof/>
              <w:sz w:val="24"/>
              <w:szCs w:val="24"/>
            </w:rPr>
            <w:t xml:space="preserve">Ahuja, S. M.-A. (2016). Key influences in the design and implementation of mental health information systems in Ghana and South Africa. </w:t>
          </w:r>
          <w:r w:rsidRPr="00895360">
            <w:rPr>
              <w:rFonts w:ascii="Times New Roman" w:hAnsi="Times New Roman" w:cs="Times New Roman"/>
              <w:i/>
              <w:iCs/>
              <w:noProof/>
              <w:sz w:val="24"/>
              <w:szCs w:val="24"/>
            </w:rPr>
            <w:t>Global Mental Health</w:t>
          </w:r>
          <w:r w:rsidRPr="00895360">
            <w:rPr>
              <w:rFonts w:ascii="Times New Roman" w:hAnsi="Times New Roman" w:cs="Times New Roman"/>
              <w:noProof/>
              <w:sz w:val="24"/>
              <w:szCs w:val="24"/>
            </w:rPr>
            <w:t>.</w:t>
          </w:r>
        </w:p>
        <w:p w14:paraId="4C2FE24B" w14:textId="77777777" w:rsidR="00895360" w:rsidRPr="00895360" w:rsidRDefault="00895360" w:rsidP="00895360">
          <w:pPr>
            <w:pStyle w:val="Bibliography"/>
            <w:spacing w:line="360" w:lineRule="auto"/>
            <w:ind w:left="720" w:hanging="720"/>
            <w:rPr>
              <w:rFonts w:ascii="Times New Roman" w:hAnsi="Times New Roman" w:cs="Times New Roman"/>
              <w:noProof/>
              <w:sz w:val="24"/>
              <w:szCs w:val="24"/>
            </w:rPr>
          </w:pPr>
          <w:r w:rsidRPr="00895360">
            <w:rPr>
              <w:rFonts w:ascii="Times New Roman" w:hAnsi="Times New Roman" w:cs="Times New Roman"/>
              <w:noProof/>
              <w:sz w:val="24"/>
              <w:szCs w:val="24"/>
            </w:rPr>
            <w:t xml:space="preserve">Ashfaq, A. E.-A. (2020). Utilization of mobile mental health services among Syrian refugees and other vulnerable Arab populations—a systematic review. </w:t>
          </w:r>
          <w:r w:rsidRPr="00895360">
            <w:rPr>
              <w:rFonts w:ascii="Times New Roman" w:hAnsi="Times New Roman" w:cs="Times New Roman"/>
              <w:i/>
              <w:iCs/>
              <w:noProof/>
              <w:sz w:val="24"/>
              <w:szCs w:val="24"/>
            </w:rPr>
            <w:t>International Journal of Environmental Research and Public Health</w:t>
          </w:r>
          <w:r w:rsidRPr="00895360">
            <w:rPr>
              <w:rFonts w:ascii="Times New Roman" w:hAnsi="Times New Roman" w:cs="Times New Roman"/>
              <w:noProof/>
              <w:sz w:val="24"/>
              <w:szCs w:val="24"/>
            </w:rPr>
            <w:t>.</w:t>
          </w:r>
        </w:p>
        <w:p w14:paraId="64093787" w14:textId="77777777" w:rsidR="00895360" w:rsidRPr="00895360" w:rsidRDefault="00895360" w:rsidP="00895360">
          <w:pPr>
            <w:pStyle w:val="Bibliography"/>
            <w:spacing w:line="360" w:lineRule="auto"/>
            <w:ind w:left="720" w:hanging="720"/>
            <w:rPr>
              <w:rFonts w:ascii="Times New Roman" w:hAnsi="Times New Roman" w:cs="Times New Roman"/>
              <w:noProof/>
              <w:sz w:val="24"/>
              <w:szCs w:val="24"/>
            </w:rPr>
          </w:pPr>
          <w:r w:rsidRPr="00895360">
            <w:rPr>
              <w:rFonts w:ascii="Times New Roman" w:hAnsi="Times New Roman" w:cs="Times New Roman"/>
              <w:noProof/>
              <w:sz w:val="24"/>
              <w:szCs w:val="24"/>
            </w:rPr>
            <w:t xml:space="preserve">Sijbrandij, M. A. (2017). Strengthening mental health care systems for Syrian refugees in Europe and the Middle East: integrating scalable psychological interventions in eight countries. </w:t>
          </w:r>
          <w:r w:rsidRPr="00895360">
            <w:rPr>
              <w:rFonts w:ascii="Times New Roman" w:hAnsi="Times New Roman" w:cs="Times New Roman"/>
              <w:i/>
              <w:iCs/>
              <w:noProof/>
              <w:sz w:val="24"/>
              <w:szCs w:val="24"/>
            </w:rPr>
            <w:t>European Journal of Psychotraumatology</w:t>
          </w:r>
          <w:r w:rsidRPr="00895360">
            <w:rPr>
              <w:rFonts w:ascii="Times New Roman" w:hAnsi="Times New Roman" w:cs="Times New Roman"/>
              <w:noProof/>
              <w:sz w:val="24"/>
              <w:szCs w:val="24"/>
            </w:rPr>
            <w:t>.</w:t>
          </w:r>
        </w:p>
        <w:p w14:paraId="50A41F8B" w14:textId="77777777" w:rsidR="00895360" w:rsidRPr="00895360" w:rsidRDefault="00895360" w:rsidP="00895360">
          <w:pPr>
            <w:pStyle w:val="Bibliography"/>
            <w:spacing w:line="360" w:lineRule="auto"/>
            <w:ind w:left="720" w:hanging="720"/>
            <w:rPr>
              <w:rFonts w:ascii="Times New Roman" w:hAnsi="Times New Roman" w:cs="Times New Roman"/>
              <w:noProof/>
              <w:sz w:val="24"/>
              <w:szCs w:val="24"/>
            </w:rPr>
          </w:pPr>
          <w:r w:rsidRPr="00895360">
            <w:rPr>
              <w:rFonts w:ascii="Times New Roman" w:hAnsi="Times New Roman" w:cs="Times New Roman"/>
              <w:noProof/>
              <w:sz w:val="24"/>
              <w:szCs w:val="24"/>
            </w:rPr>
            <w:t xml:space="preserve">WHO. (2023). </w:t>
          </w:r>
          <w:r w:rsidRPr="00895360">
            <w:rPr>
              <w:rFonts w:ascii="Times New Roman" w:hAnsi="Times New Roman" w:cs="Times New Roman"/>
              <w:i/>
              <w:iCs/>
              <w:noProof/>
              <w:sz w:val="24"/>
              <w:szCs w:val="24"/>
            </w:rPr>
            <w:t>World Health Organization.</w:t>
          </w:r>
          <w:r w:rsidRPr="00895360">
            <w:rPr>
              <w:rFonts w:ascii="Times New Roman" w:hAnsi="Times New Roman" w:cs="Times New Roman"/>
              <w:noProof/>
              <w:sz w:val="24"/>
              <w:szCs w:val="24"/>
            </w:rPr>
            <w:t xml:space="preserve"> </w:t>
          </w:r>
        </w:p>
        <w:p w14:paraId="0D4F6C0C" w14:textId="765D9564" w:rsidR="00895360" w:rsidRDefault="00895360" w:rsidP="00895360">
          <w:pPr>
            <w:spacing w:line="360" w:lineRule="auto"/>
          </w:pPr>
          <w:r w:rsidRPr="00895360">
            <w:rPr>
              <w:rFonts w:ascii="Times New Roman" w:hAnsi="Times New Roman" w:cs="Times New Roman"/>
              <w:b/>
              <w:bCs/>
              <w:sz w:val="24"/>
              <w:szCs w:val="24"/>
            </w:rPr>
            <w:fldChar w:fldCharType="end"/>
          </w:r>
        </w:p>
      </w:sdtContent>
    </w:sdt>
    <w:p w14:paraId="6917D0D8" w14:textId="77777777" w:rsidR="00895360" w:rsidRPr="002B339A" w:rsidRDefault="00895360" w:rsidP="002B339A">
      <w:pPr>
        <w:spacing w:line="360" w:lineRule="auto"/>
        <w:jc w:val="both"/>
        <w:rPr>
          <w:rFonts w:ascii="Times New Roman" w:hAnsi="Times New Roman" w:cs="Times New Roman"/>
          <w:sz w:val="24"/>
          <w:szCs w:val="24"/>
        </w:rPr>
      </w:pPr>
    </w:p>
    <w:p w14:paraId="38278FA9" w14:textId="54DF44E8" w:rsidR="002B339A" w:rsidRPr="002B339A" w:rsidRDefault="00482117" w:rsidP="002B339A">
      <w:sdt>
        <w:sdtPr>
          <w:id w:val="-192623415"/>
          <w:citation/>
        </w:sdtPr>
        <w:sdtContent>
          <w:r>
            <w:fldChar w:fldCharType="begin"/>
          </w:r>
          <w:r>
            <w:instrText xml:space="preserve"> CITATION Ahu16 \l 1033 </w:instrText>
          </w:r>
          <w:r>
            <w:fldChar w:fldCharType="separate"/>
          </w:r>
          <w:r>
            <w:rPr>
              <w:noProof/>
            </w:rPr>
            <w:t>(Ahuja, 2016)</w:t>
          </w:r>
          <w:r>
            <w:fldChar w:fldCharType="end"/>
          </w:r>
        </w:sdtContent>
      </w:sdt>
    </w:p>
    <w:sectPr w:rsidR="002B339A" w:rsidRPr="002B339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43112" w14:textId="77777777" w:rsidR="0080656C" w:rsidRDefault="0080656C" w:rsidP="00A841CE">
      <w:r>
        <w:separator/>
      </w:r>
    </w:p>
  </w:endnote>
  <w:endnote w:type="continuationSeparator" w:id="0">
    <w:p w14:paraId="35BF53E8" w14:textId="77777777" w:rsidR="0080656C" w:rsidRDefault="0080656C" w:rsidP="00A84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DB2ED" w14:textId="77777777" w:rsidR="0080656C" w:rsidRDefault="0080656C" w:rsidP="00A841CE">
      <w:r>
        <w:separator/>
      </w:r>
    </w:p>
  </w:footnote>
  <w:footnote w:type="continuationSeparator" w:id="0">
    <w:p w14:paraId="68DECB10" w14:textId="77777777" w:rsidR="0080656C" w:rsidRDefault="0080656C" w:rsidP="00A841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3689B"/>
    <w:multiLevelType w:val="multilevel"/>
    <w:tmpl w:val="AF444076"/>
    <w:lvl w:ilvl="0">
      <w:start w:val="1"/>
      <w:numFmt w:val="decimal"/>
      <w:lvlText w:val="%1.0"/>
      <w:lvlJc w:val="left"/>
      <w:pPr>
        <w:ind w:left="1110" w:hanging="390"/>
      </w:pPr>
      <w:rPr>
        <w:rFonts w:hint="default"/>
      </w:rPr>
    </w:lvl>
    <w:lvl w:ilvl="1">
      <w:start w:val="1"/>
      <w:numFmt w:val="decimal"/>
      <w:lvlText w:val="%1.%2"/>
      <w:lvlJc w:val="left"/>
      <w:pPr>
        <w:ind w:left="1830" w:hanging="39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320" w:hanging="72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120" w:hanging="108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7920" w:hanging="1440"/>
      </w:pPr>
      <w:rPr>
        <w:rFonts w:hint="default"/>
      </w:rPr>
    </w:lvl>
  </w:abstractNum>
  <w:abstractNum w:abstractNumId="1" w15:restartNumberingAfterBreak="0">
    <w:nsid w:val="325653B5"/>
    <w:multiLevelType w:val="multilevel"/>
    <w:tmpl w:val="AF444076"/>
    <w:lvl w:ilvl="0">
      <w:start w:val="1"/>
      <w:numFmt w:val="decimal"/>
      <w:lvlText w:val="%1.0"/>
      <w:lvlJc w:val="left"/>
      <w:pPr>
        <w:ind w:left="1110" w:hanging="390"/>
      </w:pPr>
      <w:rPr>
        <w:rFonts w:hint="default"/>
      </w:rPr>
    </w:lvl>
    <w:lvl w:ilvl="1">
      <w:start w:val="1"/>
      <w:numFmt w:val="decimal"/>
      <w:lvlText w:val="%1.%2"/>
      <w:lvlJc w:val="left"/>
      <w:pPr>
        <w:ind w:left="1830" w:hanging="39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320" w:hanging="72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120" w:hanging="108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7920" w:hanging="1440"/>
      </w:pPr>
      <w:rPr>
        <w:rFonts w:hint="default"/>
      </w:rPr>
    </w:lvl>
  </w:abstractNum>
  <w:abstractNum w:abstractNumId="2" w15:restartNumberingAfterBreak="0">
    <w:nsid w:val="5AF93EA0"/>
    <w:multiLevelType w:val="hybridMultilevel"/>
    <w:tmpl w:val="20BE862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603F1901"/>
    <w:multiLevelType w:val="hybridMultilevel"/>
    <w:tmpl w:val="6D024D1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7B110548"/>
    <w:multiLevelType w:val="multilevel"/>
    <w:tmpl w:val="88E67FBA"/>
    <w:lvl w:ilvl="0">
      <w:start w:val="1"/>
      <w:numFmt w:val="decimal"/>
      <w:lvlText w:val="%1"/>
      <w:lvlJc w:val="left"/>
      <w:pPr>
        <w:ind w:left="360" w:hanging="360"/>
      </w:pPr>
      <w:rPr>
        <w:rFonts w:hint="default"/>
      </w:rPr>
    </w:lvl>
    <w:lvl w:ilvl="1">
      <w:start w:val="6"/>
      <w:numFmt w:val="decimal"/>
      <w:lvlText w:val="%1.%2"/>
      <w:lvlJc w:val="left"/>
      <w:pPr>
        <w:ind w:left="1470" w:hanging="360"/>
      </w:pPr>
      <w:rPr>
        <w:rFonts w:hint="default"/>
      </w:rPr>
    </w:lvl>
    <w:lvl w:ilvl="2">
      <w:start w:val="1"/>
      <w:numFmt w:val="decimal"/>
      <w:lvlText w:val="%1.%2.%3"/>
      <w:lvlJc w:val="left"/>
      <w:pPr>
        <w:ind w:left="2940" w:hanging="720"/>
      </w:pPr>
      <w:rPr>
        <w:rFonts w:hint="default"/>
      </w:rPr>
    </w:lvl>
    <w:lvl w:ilvl="3">
      <w:start w:val="1"/>
      <w:numFmt w:val="decimal"/>
      <w:lvlText w:val="%1.%2.%3.%4"/>
      <w:lvlJc w:val="left"/>
      <w:pPr>
        <w:ind w:left="4050" w:hanging="720"/>
      </w:pPr>
      <w:rPr>
        <w:rFonts w:hint="default"/>
      </w:rPr>
    </w:lvl>
    <w:lvl w:ilvl="4">
      <w:start w:val="1"/>
      <w:numFmt w:val="decimal"/>
      <w:lvlText w:val="%1.%2.%3.%4.%5"/>
      <w:lvlJc w:val="left"/>
      <w:pPr>
        <w:ind w:left="5520" w:hanging="1080"/>
      </w:pPr>
      <w:rPr>
        <w:rFonts w:hint="default"/>
      </w:rPr>
    </w:lvl>
    <w:lvl w:ilvl="5">
      <w:start w:val="1"/>
      <w:numFmt w:val="decimal"/>
      <w:lvlText w:val="%1.%2.%3.%4.%5.%6"/>
      <w:lvlJc w:val="left"/>
      <w:pPr>
        <w:ind w:left="6990" w:hanging="1440"/>
      </w:pPr>
      <w:rPr>
        <w:rFonts w:hint="default"/>
      </w:rPr>
    </w:lvl>
    <w:lvl w:ilvl="6">
      <w:start w:val="1"/>
      <w:numFmt w:val="decimal"/>
      <w:lvlText w:val="%1.%2.%3.%4.%5.%6.%7"/>
      <w:lvlJc w:val="left"/>
      <w:pPr>
        <w:ind w:left="8100" w:hanging="1440"/>
      </w:pPr>
      <w:rPr>
        <w:rFonts w:hint="default"/>
      </w:rPr>
    </w:lvl>
    <w:lvl w:ilvl="7">
      <w:start w:val="1"/>
      <w:numFmt w:val="decimal"/>
      <w:lvlText w:val="%1.%2.%3.%4.%5.%6.%7.%8"/>
      <w:lvlJc w:val="left"/>
      <w:pPr>
        <w:ind w:left="9570" w:hanging="1800"/>
      </w:pPr>
      <w:rPr>
        <w:rFonts w:hint="default"/>
      </w:rPr>
    </w:lvl>
    <w:lvl w:ilvl="8">
      <w:start w:val="1"/>
      <w:numFmt w:val="decimal"/>
      <w:lvlText w:val="%1.%2.%3.%4.%5.%6.%7.%8.%9"/>
      <w:lvlJc w:val="left"/>
      <w:pPr>
        <w:ind w:left="10680" w:hanging="1800"/>
      </w:pPr>
      <w:rPr>
        <w:rFonts w:hint="default"/>
      </w:rPr>
    </w:lvl>
  </w:abstractNum>
  <w:num w:numId="1" w16cid:durableId="2125269425">
    <w:abstractNumId w:val="2"/>
  </w:num>
  <w:num w:numId="2" w16cid:durableId="734007169">
    <w:abstractNumId w:val="0"/>
  </w:num>
  <w:num w:numId="3" w16cid:durableId="1516921404">
    <w:abstractNumId w:val="3"/>
  </w:num>
  <w:num w:numId="4" w16cid:durableId="538131679">
    <w:abstractNumId w:val="1"/>
  </w:num>
  <w:num w:numId="5" w16cid:durableId="179236037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ZZA">
    <w15:presenceInfo w15:providerId="None" w15:userId="KIZZA"/>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9AB"/>
    <w:rsid w:val="0004241D"/>
    <w:rsid w:val="000A3FD4"/>
    <w:rsid w:val="000D3737"/>
    <w:rsid w:val="001140A1"/>
    <w:rsid w:val="00170D8D"/>
    <w:rsid w:val="001C3491"/>
    <w:rsid w:val="0022487A"/>
    <w:rsid w:val="00256930"/>
    <w:rsid w:val="002B339A"/>
    <w:rsid w:val="002B5527"/>
    <w:rsid w:val="00307370"/>
    <w:rsid w:val="00353FF0"/>
    <w:rsid w:val="003929CF"/>
    <w:rsid w:val="00393CAA"/>
    <w:rsid w:val="003962F3"/>
    <w:rsid w:val="00413808"/>
    <w:rsid w:val="00434C83"/>
    <w:rsid w:val="00480AA5"/>
    <w:rsid w:val="00482117"/>
    <w:rsid w:val="00557E39"/>
    <w:rsid w:val="005768E9"/>
    <w:rsid w:val="005A2140"/>
    <w:rsid w:val="005A5D7B"/>
    <w:rsid w:val="005C586F"/>
    <w:rsid w:val="006B2507"/>
    <w:rsid w:val="007713F0"/>
    <w:rsid w:val="0080656C"/>
    <w:rsid w:val="00840E05"/>
    <w:rsid w:val="00846BB0"/>
    <w:rsid w:val="008621C2"/>
    <w:rsid w:val="008663B1"/>
    <w:rsid w:val="00895360"/>
    <w:rsid w:val="008B3B0A"/>
    <w:rsid w:val="008F2A86"/>
    <w:rsid w:val="008F6AE7"/>
    <w:rsid w:val="009229AB"/>
    <w:rsid w:val="00951867"/>
    <w:rsid w:val="00975E00"/>
    <w:rsid w:val="009C343E"/>
    <w:rsid w:val="009D226B"/>
    <w:rsid w:val="00A149E5"/>
    <w:rsid w:val="00A30BA3"/>
    <w:rsid w:val="00A841CE"/>
    <w:rsid w:val="00AA11A2"/>
    <w:rsid w:val="00AC51BF"/>
    <w:rsid w:val="00AC7409"/>
    <w:rsid w:val="00AD13DD"/>
    <w:rsid w:val="00AF2BD1"/>
    <w:rsid w:val="00AF3260"/>
    <w:rsid w:val="00B00B94"/>
    <w:rsid w:val="00B07DAB"/>
    <w:rsid w:val="00B11FF9"/>
    <w:rsid w:val="00B12103"/>
    <w:rsid w:val="00B212AC"/>
    <w:rsid w:val="00B7583E"/>
    <w:rsid w:val="00B84E9E"/>
    <w:rsid w:val="00BB1717"/>
    <w:rsid w:val="00C050CE"/>
    <w:rsid w:val="00C4401B"/>
    <w:rsid w:val="00C5546E"/>
    <w:rsid w:val="00C57391"/>
    <w:rsid w:val="00C75CBE"/>
    <w:rsid w:val="00CA2229"/>
    <w:rsid w:val="00CC7C6E"/>
    <w:rsid w:val="00CD6CC6"/>
    <w:rsid w:val="00CE1FEC"/>
    <w:rsid w:val="00DD7982"/>
    <w:rsid w:val="00DE7B7B"/>
    <w:rsid w:val="00E050B7"/>
    <w:rsid w:val="00E322AE"/>
    <w:rsid w:val="00EA49A1"/>
    <w:rsid w:val="00F00E9C"/>
    <w:rsid w:val="00F91588"/>
    <w:rsid w:val="00FD462B"/>
    <w:rsid w:val="00FF2393"/>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5AED7"/>
  <w15:chartTrackingRefBased/>
  <w15:docId w15:val="{8CDB9724-BD1C-4A1D-AFE4-0BC7937E5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370"/>
    <w:pPr>
      <w:spacing w:after="0" w:line="240" w:lineRule="auto"/>
    </w:pPr>
    <w:rPr>
      <w:rFonts w:eastAsiaTheme="minorEastAsia"/>
      <w:sz w:val="20"/>
      <w:szCs w:val="20"/>
      <w:lang w:val="en-US" w:eastAsia="zh-CN"/>
    </w:rPr>
  </w:style>
  <w:style w:type="paragraph" w:styleId="Heading1">
    <w:name w:val="heading 1"/>
    <w:basedOn w:val="Normal"/>
    <w:next w:val="Normal"/>
    <w:link w:val="Heading1Char"/>
    <w:uiPriority w:val="9"/>
    <w:qFormat/>
    <w:rsid w:val="0030737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0737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307370"/>
    <w:rPr>
      <w:color w:val="0000FF"/>
      <w:u w:val="single"/>
    </w:rPr>
  </w:style>
  <w:style w:type="character" w:customStyle="1" w:styleId="Heading1Char">
    <w:name w:val="Heading 1 Char"/>
    <w:basedOn w:val="DefaultParagraphFont"/>
    <w:link w:val="Heading1"/>
    <w:uiPriority w:val="9"/>
    <w:rsid w:val="00307370"/>
    <w:rPr>
      <w:rFonts w:asciiTheme="majorHAnsi" w:eastAsiaTheme="majorEastAsia" w:hAnsiTheme="majorHAnsi" w:cstheme="majorBidi"/>
      <w:color w:val="2F5496" w:themeColor="accent1" w:themeShade="BF"/>
      <w:sz w:val="32"/>
      <w:szCs w:val="32"/>
      <w:lang w:val="en-US" w:eastAsia="zh-CN"/>
    </w:rPr>
  </w:style>
  <w:style w:type="character" w:customStyle="1" w:styleId="Heading2Char">
    <w:name w:val="Heading 2 Char"/>
    <w:basedOn w:val="DefaultParagraphFont"/>
    <w:link w:val="Heading2"/>
    <w:uiPriority w:val="9"/>
    <w:rsid w:val="00307370"/>
    <w:rPr>
      <w:rFonts w:asciiTheme="majorHAnsi" w:eastAsiaTheme="majorEastAsia" w:hAnsiTheme="majorHAnsi" w:cstheme="majorBidi"/>
      <w:color w:val="2F5496" w:themeColor="accent1" w:themeShade="BF"/>
      <w:sz w:val="26"/>
      <w:szCs w:val="26"/>
      <w:lang w:val="en-US" w:eastAsia="zh-CN"/>
    </w:rPr>
  </w:style>
  <w:style w:type="character" w:styleId="UnresolvedMention">
    <w:name w:val="Unresolved Mention"/>
    <w:basedOn w:val="DefaultParagraphFont"/>
    <w:uiPriority w:val="99"/>
    <w:semiHidden/>
    <w:unhideWhenUsed/>
    <w:rsid w:val="005768E9"/>
    <w:rPr>
      <w:color w:val="605E5C"/>
      <w:shd w:val="clear" w:color="auto" w:fill="E1DFDD"/>
    </w:rPr>
  </w:style>
  <w:style w:type="paragraph" w:styleId="ListParagraph">
    <w:name w:val="List Paragraph"/>
    <w:basedOn w:val="Normal"/>
    <w:uiPriority w:val="34"/>
    <w:qFormat/>
    <w:rsid w:val="00AA11A2"/>
    <w:pPr>
      <w:ind w:left="720"/>
      <w:contextualSpacing/>
    </w:pPr>
  </w:style>
  <w:style w:type="paragraph" w:styleId="Header">
    <w:name w:val="header"/>
    <w:basedOn w:val="Normal"/>
    <w:link w:val="HeaderChar"/>
    <w:uiPriority w:val="99"/>
    <w:unhideWhenUsed/>
    <w:rsid w:val="00A841CE"/>
    <w:pPr>
      <w:tabs>
        <w:tab w:val="center" w:pos="4513"/>
        <w:tab w:val="right" w:pos="9026"/>
      </w:tabs>
    </w:pPr>
  </w:style>
  <w:style w:type="character" w:customStyle="1" w:styleId="HeaderChar">
    <w:name w:val="Header Char"/>
    <w:basedOn w:val="DefaultParagraphFont"/>
    <w:link w:val="Header"/>
    <w:uiPriority w:val="99"/>
    <w:rsid w:val="00A841CE"/>
    <w:rPr>
      <w:rFonts w:eastAsiaTheme="minorEastAsia"/>
      <w:sz w:val="20"/>
      <w:szCs w:val="20"/>
      <w:lang w:val="en-US" w:eastAsia="zh-CN"/>
    </w:rPr>
  </w:style>
  <w:style w:type="paragraph" w:styleId="Footer">
    <w:name w:val="footer"/>
    <w:basedOn w:val="Normal"/>
    <w:link w:val="FooterChar"/>
    <w:uiPriority w:val="99"/>
    <w:unhideWhenUsed/>
    <w:rsid w:val="00A841CE"/>
    <w:pPr>
      <w:tabs>
        <w:tab w:val="center" w:pos="4513"/>
        <w:tab w:val="right" w:pos="9026"/>
      </w:tabs>
    </w:pPr>
  </w:style>
  <w:style w:type="character" w:customStyle="1" w:styleId="FooterChar">
    <w:name w:val="Footer Char"/>
    <w:basedOn w:val="DefaultParagraphFont"/>
    <w:link w:val="Footer"/>
    <w:uiPriority w:val="99"/>
    <w:rsid w:val="00A841CE"/>
    <w:rPr>
      <w:rFonts w:eastAsiaTheme="minorEastAsia"/>
      <w:sz w:val="20"/>
      <w:szCs w:val="20"/>
      <w:lang w:val="en-US" w:eastAsia="zh-CN"/>
    </w:rPr>
  </w:style>
  <w:style w:type="paragraph" w:styleId="Bibliography">
    <w:name w:val="Bibliography"/>
    <w:basedOn w:val="Normal"/>
    <w:next w:val="Normal"/>
    <w:uiPriority w:val="37"/>
    <w:unhideWhenUsed/>
    <w:rsid w:val="008953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2767">
      <w:bodyDiv w:val="1"/>
      <w:marLeft w:val="0"/>
      <w:marRight w:val="0"/>
      <w:marTop w:val="0"/>
      <w:marBottom w:val="0"/>
      <w:divBdr>
        <w:top w:val="none" w:sz="0" w:space="0" w:color="auto"/>
        <w:left w:val="none" w:sz="0" w:space="0" w:color="auto"/>
        <w:bottom w:val="none" w:sz="0" w:space="0" w:color="auto"/>
        <w:right w:val="none" w:sz="0" w:space="0" w:color="auto"/>
      </w:divBdr>
    </w:div>
    <w:div w:id="477766089">
      <w:bodyDiv w:val="1"/>
      <w:marLeft w:val="0"/>
      <w:marRight w:val="0"/>
      <w:marTop w:val="0"/>
      <w:marBottom w:val="0"/>
      <w:divBdr>
        <w:top w:val="none" w:sz="0" w:space="0" w:color="auto"/>
        <w:left w:val="none" w:sz="0" w:space="0" w:color="auto"/>
        <w:bottom w:val="none" w:sz="0" w:space="0" w:color="auto"/>
        <w:right w:val="none" w:sz="0" w:space="0" w:color="auto"/>
      </w:divBdr>
    </w:div>
    <w:div w:id="835614969">
      <w:bodyDiv w:val="1"/>
      <w:marLeft w:val="0"/>
      <w:marRight w:val="0"/>
      <w:marTop w:val="0"/>
      <w:marBottom w:val="0"/>
      <w:divBdr>
        <w:top w:val="none" w:sz="0" w:space="0" w:color="auto"/>
        <w:left w:val="none" w:sz="0" w:space="0" w:color="auto"/>
        <w:bottom w:val="none" w:sz="0" w:space="0" w:color="auto"/>
        <w:right w:val="none" w:sz="0" w:space="0" w:color="auto"/>
      </w:divBdr>
    </w:div>
    <w:div w:id="903568593">
      <w:bodyDiv w:val="1"/>
      <w:marLeft w:val="0"/>
      <w:marRight w:val="0"/>
      <w:marTop w:val="0"/>
      <w:marBottom w:val="0"/>
      <w:divBdr>
        <w:top w:val="none" w:sz="0" w:space="0" w:color="auto"/>
        <w:left w:val="none" w:sz="0" w:space="0" w:color="auto"/>
        <w:bottom w:val="none" w:sz="0" w:space="0" w:color="auto"/>
        <w:right w:val="none" w:sz="0" w:space="0" w:color="auto"/>
      </w:divBdr>
    </w:div>
    <w:div w:id="967666961">
      <w:bodyDiv w:val="1"/>
      <w:marLeft w:val="0"/>
      <w:marRight w:val="0"/>
      <w:marTop w:val="0"/>
      <w:marBottom w:val="0"/>
      <w:divBdr>
        <w:top w:val="none" w:sz="0" w:space="0" w:color="auto"/>
        <w:left w:val="none" w:sz="0" w:space="0" w:color="auto"/>
        <w:bottom w:val="none" w:sz="0" w:space="0" w:color="auto"/>
        <w:right w:val="none" w:sz="0" w:space="0" w:color="auto"/>
      </w:divBdr>
    </w:div>
    <w:div w:id="1098911079">
      <w:bodyDiv w:val="1"/>
      <w:marLeft w:val="0"/>
      <w:marRight w:val="0"/>
      <w:marTop w:val="0"/>
      <w:marBottom w:val="0"/>
      <w:divBdr>
        <w:top w:val="none" w:sz="0" w:space="0" w:color="auto"/>
        <w:left w:val="none" w:sz="0" w:space="0" w:color="auto"/>
        <w:bottom w:val="none" w:sz="0" w:space="0" w:color="auto"/>
        <w:right w:val="none" w:sz="0" w:space="0" w:color="auto"/>
      </w:divBdr>
    </w:div>
    <w:div w:id="1101028124">
      <w:bodyDiv w:val="1"/>
      <w:marLeft w:val="0"/>
      <w:marRight w:val="0"/>
      <w:marTop w:val="0"/>
      <w:marBottom w:val="0"/>
      <w:divBdr>
        <w:top w:val="none" w:sz="0" w:space="0" w:color="auto"/>
        <w:left w:val="none" w:sz="0" w:space="0" w:color="auto"/>
        <w:bottom w:val="none" w:sz="0" w:space="0" w:color="auto"/>
        <w:right w:val="none" w:sz="0" w:space="0" w:color="auto"/>
      </w:divBdr>
    </w:div>
    <w:div w:id="1146975310">
      <w:bodyDiv w:val="1"/>
      <w:marLeft w:val="0"/>
      <w:marRight w:val="0"/>
      <w:marTop w:val="0"/>
      <w:marBottom w:val="0"/>
      <w:divBdr>
        <w:top w:val="none" w:sz="0" w:space="0" w:color="auto"/>
        <w:left w:val="none" w:sz="0" w:space="0" w:color="auto"/>
        <w:bottom w:val="none" w:sz="0" w:space="0" w:color="auto"/>
        <w:right w:val="none" w:sz="0" w:space="0" w:color="auto"/>
      </w:divBdr>
    </w:div>
    <w:div w:id="1417820423">
      <w:bodyDiv w:val="1"/>
      <w:marLeft w:val="0"/>
      <w:marRight w:val="0"/>
      <w:marTop w:val="0"/>
      <w:marBottom w:val="0"/>
      <w:divBdr>
        <w:top w:val="none" w:sz="0" w:space="0" w:color="auto"/>
        <w:left w:val="none" w:sz="0" w:space="0" w:color="auto"/>
        <w:bottom w:val="none" w:sz="0" w:space="0" w:color="auto"/>
        <w:right w:val="none" w:sz="0" w:space="0" w:color="auto"/>
      </w:divBdr>
    </w:div>
    <w:div w:id="1735467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amusiimenta@must.ac.ug" TargetMode="External"/><Relationship Id="rId4" Type="http://schemas.openxmlformats.org/officeDocument/2006/relationships/settings" Target="settings.xml"/><Relationship Id="rId9" Type="http://schemas.openxmlformats.org/officeDocument/2006/relationships/hyperlink" Target="mailto:baharawechristalai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WHO23</b:Tag>
    <b:SourceType>Report</b:SourceType>
    <b:Guid>{ECCDD281-F009-41A2-842C-247F709F29E0}</b:Guid>
    <b:Title>World Health Organization</b:Title>
    <b:Year>2023</b:Year>
    <b:Author>
      <b:Author>
        <b:NameList>
          <b:Person>
            <b:Last>WHO</b:Last>
          </b:Person>
        </b:NameList>
      </b:Author>
    </b:Author>
    <b:RefOrder>1</b:RefOrder>
  </b:Source>
  <b:Source>
    <b:Tag>Sij17</b:Tag>
    <b:SourceType>JournalArticle</b:SourceType>
    <b:Guid>{60D0A717-5A78-4DFF-86F6-F35CCBBCCEE7}</b:Guid>
    <b:Title> Strengthening mental health care systems for Syrian refugees in Europe and the Middle East: integrating scalable psychological interventions in eight countries</b:Title>
    <b:Year>2017</b:Year>
    <b:Author>
      <b:Author>
        <b:NameList>
          <b:Person>
            <b:Last>Sijbrandij</b:Last>
            <b:First>M.,</b:First>
            <b:Middle>Acarturk, C., Bird, M., Bryant, R. A., Burchert, S., Carswell, K., ... &amp; Cuijpers</b:Middle>
          </b:Person>
        </b:NameList>
      </b:Author>
    </b:Author>
    <b:JournalName> European Journal of Psychotraumatology</b:JournalName>
    <b:RefOrder>2</b:RefOrder>
  </b:Source>
  <b:Source>
    <b:Tag>Ahu16</b:Tag>
    <b:SourceType>JournalArticle</b:SourceType>
    <b:Guid>{A3EE73EB-F758-442A-BCF3-83968498B958}</b:Guid>
    <b:Author>
      <b:Author>
        <b:NameList>
          <b:Person>
            <b:Last>Ahuja</b:Last>
            <b:First>S.,</b:First>
            <b:Middle>Mirzoev, T., Lund, C., Ofori-Atta, A., Skeen, S., &amp; Kufuor, A</b:Middle>
          </b:Person>
        </b:NameList>
      </b:Author>
    </b:Author>
    <b:Title>Key influences in the design and implementation of mental health information systems in Ghana and South Africa</b:Title>
    <b:JournalName>Global Mental Health</b:JournalName>
    <b:Year>2016</b:Year>
    <b:RefOrder>3</b:RefOrder>
  </b:Source>
  <b:Source>
    <b:Tag>Ash20</b:Tag>
    <b:SourceType>JournalArticle</b:SourceType>
    <b:Guid>{613F814C-E5F7-4C83-8B15-61AE0B1A4A20}</b:Guid>
    <b:Author>
      <b:Author>
        <b:NameList>
          <b:Person>
            <b:Last>Ashfaq</b:Last>
            <b:First>A.,</b:First>
            <b:Middle>Esmaili, S., Najjar, M., Batool, F., Mukatash, T., Al-Ani, H. A., &amp; Koga</b:Middle>
          </b:Person>
        </b:NameList>
      </b:Author>
    </b:Author>
    <b:Title>Utilization of mobile mental health services among Syrian refugees and other vulnerable Arab populations—a systematic review</b:Title>
    <b:JournalName>International Journal of Environmental Research and Public Health</b:JournalName>
    <b:Year>2020</b:Year>
    <b:RefOrder>4</b:RefOrder>
  </b:Source>
</b:Sources>
</file>

<file path=customXml/itemProps1.xml><?xml version="1.0" encoding="utf-8"?>
<ds:datastoreItem xmlns:ds="http://schemas.openxmlformats.org/officeDocument/2006/customXml" ds:itemID="{14273FE2-E593-462F-AB3F-B0DC6D832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788</TotalTime>
  <Pages>4</Pages>
  <Words>1074</Words>
  <Characters>6127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87</cp:revision>
  <dcterms:created xsi:type="dcterms:W3CDTF">2025-09-25T02:09:00Z</dcterms:created>
  <dcterms:modified xsi:type="dcterms:W3CDTF">2025-10-01T06:05:00Z</dcterms:modified>
</cp:coreProperties>
</file>