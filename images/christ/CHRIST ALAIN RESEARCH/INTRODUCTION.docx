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EEAFBE" w14:textId="77777777" w:rsidR="0084244B" w:rsidRDefault="00C74CD2" w:rsidP="00D32C7D">
      <w:pPr>
        <w:spacing w:line="360" w:lineRule="auto"/>
        <w:jc w:val="center"/>
        <w:rPr>
          <w:ins w:id="0" w:author="KIZZA" w:date="2025-09-08T15:13:00Z"/>
          <w:rFonts w:ascii="Times New Roman" w:hAnsi="Times New Roman" w:cs="Times New Roman"/>
          <w:sz w:val="24"/>
          <w:szCs w:val="24"/>
        </w:rPr>
      </w:pPr>
      <w:r>
        <w:rPr>
          <w:rFonts w:ascii="Times New Roman" w:hAnsi="Times New Roman" w:cs="Times New Roman"/>
          <w:sz w:val="24"/>
          <w:szCs w:val="24"/>
        </w:rPr>
        <w:t>DESIGN AND IMPLEMENTATION OF ELECTRONIC MENTAL HEALTH INFORMATION SYSTEM FOR REFUGEES IN UGANDA</w:t>
      </w:r>
    </w:p>
    <w:p w14:paraId="6415B654" w14:textId="7BB7A7D3" w:rsidR="0084244B" w:rsidDel="00D32C7D" w:rsidRDefault="00C74CD2" w:rsidP="00E11BFC">
      <w:pPr>
        <w:spacing w:line="360" w:lineRule="auto"/>
        <w:jc w:val="center"/>
        <w:rPr>
          <w:del w:id="1" w:author="USER" w:date="2025-09-23T05:30:00Z"/>
          <w:rFonts w:ascii="Times New Roman" w:hAnsi="Times New Roman" w:cs="Times New Roman"/>
          <w:sz w:val="24"/>
          <w:szCs w:val="24"/>
        </w:rPr>
      </w:pPr>
      <w:ins w:id="2" w:author="KIZZA" w:date="2025-09-08T15:13:00Z">
        <w:r>
          <w:rPr>
            <w:rFonts w:ascii="Times New Roman" w:hAnsi="Times New Roman" w:cs="Times New Roman"/>
            <w:sz w:val="24"/>
            <w:szCs w:val="24"/>
          </w:rPr>
          <w:t>CASE</w:t>
        </w:r>
      </w:ins>
      <w:ins w:id="3" w:author="USER" w:date="2025-09-23T05:30:00Z">
        <w:r w:rsidR="00D32C7D">
          <w:rPr>
            <w:rFonts w:ascii="Times New Roman" w:hAnsi="Times New Roman" w:cs="Times New Roman"/>
            <w:sz w:val="24"/>
            <w:szCs w:val="24"/>
          </w:rPr>
          <w:t xml:space="preserve"> STUDY OF </w:t>
        </w:r>
      </w:ins>
      <w:ins w:id="4" w:author="KIZZA" w:date="2025-09-08T15:13:00Z">
        <w:del w:id="5" w:author="USER" w:date="2025-09-23T05:30:00Z">
          <w:r w:rsidDel="00D32C7D">
            <w:rPr>
              <w:rFonts w:ascii="Times New Roman" w:hAnsi="Times New Roman" w:cs="Times New Roman"/>
              <w:sz w:val="24"/>
              <w:szCs w:val="24"/>
            </w:rPr>
            <w:delText xml:space="preserve">: </w:delText>
          </w:r>
        </w:del>
      </w:ins>
      <w:ins w:id="6" w:author="USER" w:date="2025-09-23T06:08:00Z">
        <w:r w:rsidR="009E01B6">
          <w:rPr>
            <w:rFonts w:ascii="Times New Roman" w:hAnsi="Times New Roman" w:cs="Times New Roman"/>
            <w:sz w:val="24"/>
            <w:szCs w:val="24"/>
          </w:rPr>
          <w:t>SOUTH WE</w:t>
        </w:r>
      </w:ins>
      <w:ins w:id="7" w:author="USER" w:date="2025-09-23T06:09:00Z">
        <w:r w:rsidR="009E01B6">
          <w:rPr>
            <w:rFonts w:ascii="Times New Roman" w:hAnsi="Times New Roman" w:cs="Times New Roman"/>
            <w:sz w:val="24"/>
            <w:szCs w:val="24"/>
          </w:rPr>
          <w:t>STERN</w:t>
        </w:r>
      </w:ins>
      <w:ins w:id="8" w:author="KIZZA" w:date="2025-09-08T15:13:00Z">
        <w:del w:id="9" w:author="USER" w:date="2025-09-23T05:57:00Z">
          <w:r w:rsidDel="00454CC5">
            <w:rPr>
              <w:rFonts w:ascii="Times New Roman" w:hAnsi="Times New Roman" w:cs="Times New Roman"/>
              <w:sz w:val="24"/>
              <w:szCs w:val="24"/>
            </w:rPr>
            <w:delText>SOUT</w:delText>
          </w:r>
        </w:del>
        <w:del w:id="10" w:author="USER" w:date="2025-09-23T05:30:00Z">
          <w:r w:rsidDel="00D32C7D">
            <w:rPr>
              <w:rFonts w:ascii="Times New Roman" w:hAnsi="Times New Roman" w:cs="Times New Roman"/>
              <w:sz w:val="24"/>
              <w:szCs w:val="24"/>
            </w:rPr>
            <w:delText>H….</w:delText>
          </w:r>
        </w:del>
      </w:ins>
    </w:p>
    <w:p w14:paraId="60C268EB" w14:textId="77777777" w:rsidR="0084244B" w:rsidRDefault="0084244B">
      <w:pPr>
        <w:spacing w:line="360" w:lineRule="auto"/>
        <w:jc w:val="center"/>
        <w:rPr>
          <w:rFonts w:ascii="Times New Roman" w:hAnsi="Times New Roman" w:cs="Times New Roman"/>
          <w:sz w:val="24"/>
          <w:szCs w:val="24"/>
        </w:rPr>
        <w:pPrChange w:id="11" w:author="USER" w:date="2025-09-23T05:38:00Z">
          <w:pPr>
            <w:spacing w:line="360" w:lineRule="auto"/>
            <w:jc w:val="both"/>
          </w:pPr>
        </w:pPrChange>
      </w:pPr>
    </w:p>
    <w:p w14:paraId="1AC992EE" w14:textId="77777777" w:rsidR="0084244B" w:rsidRDefault="00C74CD2" w:rsidP="00E11BFC">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US"/>
        </w:rPr>
        <w:drawing>
          <wp:inline distT="0" distB="0" distL="0" distR="0" wp14:anchorId="133EA85F" wp14:editId="65CE0BD7">
            <wp:extent cx="1162050" cy="10934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95622" cy="1125291"/>
                    </a:xfrm>
                    <a:prstGeom prst="rect">
                      <a:avLst/>
                    </a:prstGeom>
                    <a:noFill/>
                    <a:ln>
                      <a:noFill/>
                    </a:ln>
                  </pic:spPr>
                </pic:pic>
              </a:graphicData>
            </a:graphic>
          </wp:inline>
        </w:drawing>
      </w:r>
    </w:p>
    <w:p w14:paraId="228A93F6" w14:textId="77777777" w:rsidR="0084244B" w:rsidRDefault="0084244B" w:rsidP="00F936C2">
      <w:pPr>
        <w:spacing w:line="360" w:lineRule="auto"/>
        <w:jc w:val="both"/>
        <w:rPr>
          <w:rFonts w:ascii="Times New Roman" w:hAnsi="Times New Roman" w:cs="Times New Roman"/>
          <w:sz w:val="24"/>
          <w:szCs w:val="24"/>
        </w:rPr>
      </w:pPr>
    </w:p>
    <w:p w14:paraId="6B7A5EFE" w14:textId="77777777" w:rsidR="0084244B" w:rsidRDefault="00C74CD2" w:rsidP="00F936C2">
      <w:pPr>
        <w:spacing w:line="360" w:lineRule="auto"/>
        <w:jc w:val="center"/>
        <w:rPr>
          <w:rFonts w:ascii="Times New Roman" w:hAnsi="Times New Roman" w:cs="Times New Roman"/>
          <w:sz w:val="24"/>
          <w:szCs w:val="24"/>
        </w:rPr>
      </w:pPr>
      <w:r>
        <w:rPr>
          <w:rFonts w:ascii="Times New Roman" w:hAnsi="Times New Roman" w:cs="Times New Roman"/>
          <w:sz w:val="24"/>
          <w:szCs w:val="24"/>
        </w:rPr>
        <w:t>By</w:t>
      </w:r>
    </w:p>
    <w:p w14:paraId="678531E3" w14:textId="77777777" w:rsidR="0084244B" w:rsidRDefault="0084244B" w:rsidP="00F936C2">
      <w:pPr>
        <w:spacing w:line="360" w:lineRule="auto"/>
        <w:jc w:val="center"/>
        <w:rPr>
          <w:rFonts w:ascii="Times New Roman" w:hAnsi="Times New Roman" w:cs="Times New Roman"/>
          <w:sz w:val="24"/>
          <w:szCs w:val="24"/>
        </w:rPr>
      </w:pPr>
    </w:p>
    <w:p w14:paraId="7A6311ED" w14:textId="77777777" w:rsidR="0084244B" w:rsidRDefault="00C74CD2" w:rsidP="00F936C2">
      <w:pPr>
        <w:spacing w:line="360" w:lineRule="auto"/>
        <w:jc w:val="center"/>
        <w:rPr>
          <w:rFonts w:ascii="Times New Roman" w:hAnsi="Times New Roman" w:cs="Times New Roman"/>
          <w:sz w:val="24"/>
          <w:szCs w:val="24"/>
        </w:rPr>
      </w:pPr>
      <w:r>
        <w:rPr>
          <w:rFonts w:ascii="Times New Roman" w:hAnsi="Times New Roman" w:cs="Times New Roman"/>
          <w:sz w:val="24"/>
          <w:szCs w:val="24"/>
        </w:rPr>
        <w:t>BAHARAWE CHRIST ALAIN</w:t>
      </w:r>
    </w:p>
    <w:p w14:paraId="3F683675" w14:textId="77777777" w:rsidR="0084244B" w:rsidRDefault="00C74CD2" w:rsidP="00454CC5">
      <w:pPr>
        <w:spacing w:line="360" w:lineRule="auto"/>
        <w:jc w:val="center"/>
        <w:rPr>
          <w:rFonts w:ascii="Times New Roman" w:hAnsi="Times New Roman" w:cs="Times New Roman"/>
          <w:sz w:val="24"/>
          <w:szCs w:val="24"/>
        </w:rPr>
      </w:pPr>
      <w:r>
        <w:rPr>
          <w:rFonts w:ascii="Times New Roman" w:hAnsi="Times New Roman" w:cs="Times New Roman"/>
          <w:sz w:val="24"/>
          <w:szCs w:val="24"/>
        </w:rPr>
        <w:t>2024/MSIS/009/PS</w:t>
      </w:r>
    </w:p>
    <w:p w14:paraId="2A3C31F5" w14:textId="77777777" w:rsidR="0084244B" w:rsidRDefault="00C74CD2" w:rsidP="00454CC5">
      <w:pPr>
        <w:spacing w:line="360" w:lineRule="auto"/>
        <w:jc w:val="center"/>
        <w:rPr>
          <w:rFonts w:ascii="Times New Roman" w:hAnsi="Times New Roman" w:cs="Times New Roman"/>
          <w:sz w:val="24"/>
          <w:szCs w:val="24"/>
        </w:rPr>
      </w:pPr>
      <w:r>
        <w:rPr>
          <w:rFonts w:ascii="Times New Roman" w:hAnsi="Times New Roman" w:cs="Times New Roman"/>
          <w:sz w:val="24"/>
          <w:szCs w:val="24"/>
        </w:rPr>
        <w:t>Faculty of Computing and Informatics</w:t>
      </w:r>
    </w:p>
    <w:p w14:paraId="0E09D56A" w14:textId="77777777" w:rsidR="0084244B" w:rsidRDefault="0084244B" w:rsidP="00454CC5">
      <w:pPr>
        <w:spacing w:line="360" w:lineRule="auto"/>
        <w:jc w:val="center"/>
        <w:rPr>
          <w:rFonts w:ascii="Times New Roman" w:hAnsi="Times New Roman" w:cs="Times New Roman"/>
          <w:sz w:val="24"/>
          <w:szCs w:val="24"/>
        </w:rPr>
      </w:pPr>
    </w:p>
    <w:p w14:paraId="08ED01BE" w14:textId="77777777" w:rsidR="0084244B" w:rsidRDefault="00C74CD2" w:rsidP="00454CC5">
      <w:pPr>
        <w:spacing w:line="360" w:lineRule="auto"/>
        <w:jc w:val="center"/>
        <w:rPr>
          <w:rFonts w:ascii="Times New Roman" w:hAnsi="Times New Roman" w:cs="Times New Roman"/>
          <w:sz w:val="24"/>
          <w:szCs w:val="24"/>
        </w:rPr>
      </w:pPr>
      <w:r>
        <w:rPr>
          <w:rFonts w:ascii="Times New Roman" w:hAnsi="Times New Roman" w:cs="Times New Roman"/>
          <w:sz w:val="24"/>
          <w:szCs w:val="24"/>
        </w:rPr>
        <w:t>Tel: +256762474105</w:t>
      </w:r>
    </w:p>
    <w:p w14:paraId="4F732EBD" w14:textId="77777777" w:rsidR="0084244B" w:rsidRDefault="00C74CD2" w:rsidP="00454CC5">
      <w:pPr>
        <w:spacing w:line="360" w:lineRule="auto"/>
        <w:jc w:val="center"/>
        <w:rPr>
          <w:rFonts w:ascii="Times New Roman" w:hAnsi="Times New Roman" w:cs="Times New Roman"/>
          <w:sz w:val="24"/>
          <w:szCs w:val="24"/>
        </w:rPr>
      </w:pPr>
      <w:r>
        <w:rPr>
          <w:rFonts w:ascii="Times New Roman" w:hAnsi="Times New Roman" w:cs="Times New Roman"/>
          <w:sz w:val="24"/>
          <w:szCs w:val="24"/>
        </w:rPr>
        <w:t>Email: baharawechristalain@gmail.com</w:t>
      </w:r>
    </w:p>
    <w:p w14:paraId="0F333447" w14:textId="77777777" w:rsidR="0084244B" w:rsidRDefault="0084244B" w:rsidP="009E01B6">
      <w:pPr>
        <w:spacing w:line="360" w:lineRule="auto"/>
        <w:jc w:val="center"/>
        <w:rPr>
          <w:rFonts w:ascii="Times New Roman" w:hAnsi="Times New Roman" w:cs="Times New Roman"/>
          <w:sz w:val="24"/>
          <w:szCs w:val="24"/>
        </w:rPr>
      </w:pPr>
    </w:p>
    <w:p w14:paraId="58FE466E" w14:textId="77777777" w:rsidR="0084244B" w:rsidRDefault="00C74CD2" w:rsidP="009A1C22">
      <w:pPr>
        <w:spacing w:line="360" w:lineRule="auto"/>
        <w:jc w:val="center"/>
        <w:rPr>
          <w:rFonts w:ascii="Times New Roman" w:hAnsi="Times New Roman" w:cs="Times New Roman"/>
          <w:sz w:val="24"/>
          <w:szCs w:val="24"/>
        </w:rPr>
      </w:pPr>
      <w:r>
        <w:rPr>
          <w:rFonts w:ascii="Times New Roman" w:hAnsi="Times New Roman" w:cs="Times New Roman"/>
          <w:sz w:val="24"/>
          <w:szCs w:val="24"/>
        </w:rPr>
        <w:t>A Concept paper submitted to the Faculty of computing and Informatics for study leading to project in partial fulfillment of the requirement for the award of the Degree of Master of Science in Information systems of Mbarara University of Science and Technology.</w:t>
      </w:r>
    </w:p>
    <w:p w14:paraId="32FC3D16" w14:textId="77777777" w:rsidR="0084244B" w:rsidRDefault="0084244B" w:rsidP="009A1C22">
      <w:pPr>
        <w:spacing w:line="360" w:lineRule="auto"/>
        <w:jc w:val="center"/>
        <w:rPr>
          <w:rFonts w:ascii="Times New Roman" w:hAnsi="Times New Roman" w:cs="Times New Roman"/>
          <w:sz w:val="24"/>
          <w:szCs w:val="24"/>
        </w:rPr>
      </w:pPr>
    </w:p>
    <w:p w14:paraId="2D4FD04E" w14:textId="77777777" w:rsidR="0084244B" w:rsidRDefault="00C74CD2" w:rsidP="009A1C22">
      <w:pPr>
        <w:spacing w:line="360" w:lineRule="auto"/>
        <w:jc w:val="center"/>
        <w:rPr>
          <w:rFonts w:ascii="Times New Roman" w:hAnsi="Times New Roman" w:cs="Times New Roman"/>
          <w:sz w:val="24"/>
          <w:szCs w:val="24"/>
        </w:rPr>
      </w:pPr>
      <w:r>
        <w:rPr>
          <w:rFonts w:ascii="Times New Roman" w:hAnsi="Times New Roman" w:cs="Times New Roman"/>
          <w:sz w:val="24"/>
          <w:szCs w:val="24"/>
        </w:rPr>
        <w:t>SUPERVISOR</w:t>
      </w:r>
    </w:p>
    <w:p w14:paraId="57A33DCF" w14:textId="77777777" w:rsidR="0084244B" w:rsidRDefault="00C74CD2" w:rsidP="009A1C22">
      <w:pPr>
        <w:spacing w:line="360" w:lineRule="auto"/>
        <w:jc w:val="center"/>
        <w:rPr>
          <w:rFonts w:ascii="Times New Roman" w:hAnsi="Times New Roman" w:cs="Times New Roman"/>
          <w:sz w:val="24"/>
          <w:szCs w:val="24"/>
        </w:rPr>
      </w:pPr>
      <w:r>
        <w:rPr>
          <w:rFonts w:ascii="Times New Roman" w:hAnsi="Times New Roman" w:cs="Times New Roman"/>
          <w:sz w:val="24"/>
          <w:szCs w:val="24"/>
        </w:rPr>
        <w:t>Dr. MUSIIMENTA ANGELLA</w:t>
      </w:r>
    </w:p>
    <w:p w14:paraId="3A9A0D4A" w14:textId="77777777" w:rsidR="0084244B" w:rsidRDefault="00C74CD2" w:rsidP="006C6303">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Faculty of computing and informatics, Mbarara University of Science and Technology </w:t>
      </w:r>
    </w:p>
    <w:p w14:paraId="79709658" w14:textId="77777777" w:rsidR="0084244B" w:rsidRDefault="00C74CD2">
      <w:pPr>
        <w:spacing w:line="360" w:lineRule="auto"/>
        <w:jc w:val="center"/>
        <w:rPr>
          <w:rFonts w:ascii="Times New Roman" w:hAnsi="Times New Roman" w:cs="Times New Roman"/>
          <w:sz w:val="24"/>
          <w:szCs w:val="24"/>
        </w:rPr>
        <w:pPrChange w:id="12" w:author="USER" w:date="2025-09-23T05:38:00Z">
          <w:pPr>
            <w:spacing w:line="480" w:lineRule="auto"/>
            <w:jc w:val="center"/>
          </w:pPr>
        </w:pPrChange>
      </w:pPr>
      <w:r>
        <w:rPr>
          <w:rFonts w:ascii="Times New Roman" w:hAnsi="Times New Roman" w:cs="Times New Roman"/>
          <w:sz w:val="24"/>
          <w:szCs w:val="24"/>
        </w:rPr>
        <w:t xml:space="preserve">Email: </w:t>
      </w:r>
      <w:r>
        <w:fldChar w:fldCharType="begin"/>
      </w:r>
      <w:r>
        <w:instrText xml:space="preserve"> HYPERLINK "mailto:amusiimenta@must.ac.ug" </w:instrText>
      </w:r>
      <w:r>
        <w:fldChar w:fldCharType="separate"/>
      </w:r>
      <w:r>
        <w:rPr>
          <w:rStyle w:val="Hyperlink"/>
          <w:rFonts w:ascii="Times New Roman" w:hAnsi="Times New Roman" w:cs="Times New Roman"/>
          <w:sz w:val="24"/>
          <w:szCs w:val="24"/>
        </w:rPr>
        <w:t>amusiimenta@must.ac.ug</w:t>
      </w:r>
      <w:r>
        <w:rPr>
          <w:rStyle w:val="Hyperlink"/>
          <w:rFonts w:ascii="Times New Roman" w:hAnsi="Times New Roman" w:cs="Times New Roman"/>
          <w:sz w:val="24"/>
          <w:szCs w:val="24"/>
        </w:rPr>
        <w:fldChar w:fldCharType="end"/>
      </w:r>
      <w:r>
        <w:rPr>
          <w:rFonts w:ascii="Times New Roman" w:hAnsi="Times New Roman" w:cs="Times New Roman"/>
          <w:sz w:val="24"/>
          <w:szCs w:val="24"/>
        </w:rPr>
        <w:t xml:space="preserve"> </w:t>
      </w:r>
    </w:p>
    <w:p w14:paraId="2D2C3242" w14:textId="77777777" w:rsidR="0084244B" w:rsidRDefault="00C74CD2" w:rsidP="00E11BFC">
      <w:pPr>
        <w:spacing w:line="360" w:lineRule="auto"/>
        <w:jc w:val="center"/>
        <w:rPr>
          <w:rFonts w:ascii="Times New Roman" w:hAnsi="Times New Roman" w:cs="Times New Roman"/>
          <w:sz w:val="24"/>
          <w:szCs w:val="24"/>
        </w:rPr>
      </w:pPr>
      <w:r>
        <w:rPr>
          <w:rFonts w:ascii="Times New Roman" w:hAnsi="Times New Roman" w:cs="Times New Roman"/>
          <w:sz w:val="24"/>
          <w:szCs w:val="24"/>
        </w:rPr>
        <w:t>Tel:</w:t>
      </w:r>
    </w:p>
    <w:p w14:paraId="76A60E44" w14:textId="77777777" w:rsidR="0084244B" w:rsidRDefault="0084244B" w:rsidP="00F936C2">
      <w:pPr>
        <w:spacing w:line="360" w:lineRule="auto"/>
        <w:jc w:val="both"/>
        <w:rPr>
          <w:rFonts w:ascii="Times New Roman" w:hAnsi="Times New Roman" w:cs="Times New Roman"/>
          <w:sz w:val="24"/>
          <w:szCs w:val="24"/>
        </w:rPr>
      </w:pPr>
    </w:p>
    <w:p w14:paraId="298371E3" w14:textId="77777777" w:rsidR="0084244B" w:rsidRDefault="0084244B" w:rsidP="00F936C2">
      <w:pPr>
        <w:spacing w:line="360" w:lineRule="auto"/>
        <w:rPr>
          <w:rFonts w:ascii="Times New Roman" w:hAnsi="Times New Roman" w:cs="Times New Roman"/>
          <w:sz w:val="24"/>
          <w:szCs w:val="24"/>
        </w:rPr>
      </w:pPr>
    </w:p>
    <w:p w14:paraId="0450040A" w14:textId="77777777" w:rsidR="0084244B" w:rsidRDefault="00C74CD2" w:rsidP="00F936C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63A6445" w14:textId="77777777" w:rsidR="0084244B" w:rsidRDefault="0084244B" w:rsidP="00F936C2">
      <w:pPr>
        <w:spacing w:line="360" w:lineRule="auto"/>
        <w:rPr>
          <w:rFonts w:ascii="Times New Roman" w:hAnsi="Times New Roman" w:cs="Times New Roman"/>
          <w:sz w:val="24"/>
          <w:szCs w:val="24"/>
        </w:rPr>
      </w:pPr>
    </w:p>
    <w:p w14:paraId="4CD7DAEC" w14:textId="77777777" w:rsidR="0084244B" w:rsidRDefault="0084244B" w:rsidP="00454CC5">
      <w:pPr>
        <w:spacing w:line="360" w:lineRule="auto"/>
        <w:rPr>
          <w:rFonts w:ascii="Times New Roman" w:hAnsi="Times New Roman" w:cs="Times New Roman"/>
          <w:sz w:val="24"/>
          <w:szCs w:val="24"/>
        </w:rPr>
      </w:pPr>
    </w:p>
    <w:p w14:paraId="129E0E5B" w14:textId="43D4D240" w:rsidR="0084244B" w:rsidRDefault="00C74CD2">
      <w:pPr>
        <w:pStyle w:val="Heading1"/>
        <w:spacing w:line="360" w:lineRule="auto"/>
        <w:pPrChange w:id="13" w:author="USER" w:date="2025-09-23T05:38:00Z">
          <w:pPr>
            <w:spacing w:line="360" w:lineRule="auto"/>
            <w:jc w:val="both"/>
          </w:pPr>
        </w:pPrChange>
      </w:pPr>
      <w:r>
        <w:t>CHAPTER ONE.</w:t>
      </w:r>
      <w:r w:rsidR="00D245A9">
        <w:t xml:space="preserve"> </w:t>
      </w:r>
      <w:r>
        <w:t>INTRODUCTION</w:t>
      </w:r>
    </w:p>
    <w:p w14:paraId="0B5001E4" w14:textId="7598C660" w:rsidR="0084244B" w:rsidRDefault="00C74CD2">
      <w:pPr>
        <w:pStyle w:val="Heading2"/>
        <w:numPr>
          <w:ilvl w:val="0"/>
          <w:numId w:val="3"/>
        </w:numPr>
        <w:spacing w:line="360" w:lineRule="auto"/>
        <w:pPrChange w:id="14" w:author="USER" w:date="2025-09-23T05:38:00Z">
          <w:pPr>
            <w:numPr>
              <w:numId w:val="1"/>
            </w:numPr>
            <w:spacing w:line="360" w:lineRule="auto"/>
            <w:jc w:val="both"/>
          </w:pPr>
        </w:pPrChange>
      </w:pPr>
      <w:r>
        <w:t xml:space="preserve">Introduction </w:t>
      </w:r>
    </w:p>
    <w:p w14:paraId="2F2283B9" w14:textId="0E417BD9" w:rsidR="00B61A29" w:rsidRDefault="00C74CD2" w:rsidP="00F936C2">
      <w:pPr>
        <w:spacing w:line="360" w:lineRule="auto"/>
        <w:jc w:val="both"/>
        <w:rPr>
          <w:rFonts w:ascii="Times New Roman" w:hAnsi="Times New Roman" w:cs="Times New Roman"/>
          <w:sz w:val="24"/>
          <w:szCs w:val="24"/>
        </w:rPr>
      </w:pPr>
      <w:r>
        <w:rPr>
          <w:rFonts w:ascii="Times New Roman" w:hAnsi="Times New Roman" w:cs="Times New Roman"/>
          <w:sz w:val="24"/>
          <w:szCs w:val="24"/>
        </w:rPr>
        <w:t>Mental health problems are big issue around the world and are even worse for refugees. Refugees often go through war, violence and losing their homes. Because of these hard experiences, many suffer from mental health issues such as post-traumatic stress disorder (PTSD), depression, anxiety, grief and drug and alcohol problems</w:t>
      </w:r>
      <w:ins w:id="15" w:author="USER" w:date="2025-09-23T06:16:00Z">
        <w:r w:rsidR="006C6303">
          <w:rPr>
            <w:rFonts w:ascii="Times New Roman" w:hAnsi="Times New Roman" w:cs="Times New Roman"/>
            <w:sz w:val="24"/>
            <w:szCs w:val="24"/>
          </w:rPr>
          <w:t xml:space="preserve"> </w:t>
        </w:r>
      </w:ins>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&lt;EndNote&gt;&lt;Cite&gt;&lt;Author&gt;WHO&lt;/Author&gt;&lt;Year&gt;2023&lt;/Year&gt;&lt;RecNum&gt;0&lt;/RecNum&gt;&lt;IDText&gt;World Health Organizatioin&lt;/IDText&gt;&lt;DisplayText&gt;(WHO, 2023a)&lt;/DisplayText&gt;&lt;record&gt;&lt;ref-type name="Report"&gt;27&lt;/ref-type&gt;&lt;contributors&gt;&lt;authors&gt;&lt;author&gt;WHO&lt;/author&gt;&lt;/authors&gt;&lt;/contributors&gt;&lt;titles&gt;&lt;title&gt;World Health Organizatioin&lt;/title&gt;&lt;/titles&gt;&lt;dates&gt;&lt;year&gt;2023&lt;/year&gt;&lt;/dates&gt;&lt;/record&gt;&lt;/Cite&gt;&lt;/EndNote&gt;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(WHO, 2023</w:t>
      </w:r>
      <w:del w:id="16" w:author="USER" w:date="2025-09-23T05:32:00Z">
        <w:r w:rsidDel="00D32C7D">
          <w:rPr>
            <w:rFonts w:ascii="Times New Roman" w:hAnsi="Times New Roman" w:cs="Times New Roman"/>
            <w:sz w:val="24"/>
            <w:szCs w:val="24"/>
          </w:rPr>
          <w:delText>a</w:delText>
        </w:r>
      </w:del>
      <w:r>
        <w:rPr>
          <w:rFonts w:ascii="Times New Roman" w:hAnsi="Times New Roman" w:cs="Times New Roman"/>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w:t>
      </w:r>
    </w:p>
    <w:p w14:paraId="0138E0DE" w14:textId="77777777" w:rsidR="008E37CF" w:rsidRDefault="008E37CF" w:rsidP="00F936C2">
      <w:pPr>
        <w:spacing w:line="360" w:lineRule="auto"/>
        <w:jc w:val="both"/>
        <w:rPr>
          <w:rFonts w:ascii="Times New Roman" w:hAnsi="Times New Roman" w:cs="Times New Roman"/>
          <w:sz w:val="24"/>
          <w:szCs w:val="24"/>
        </w:rPr>
      </w:pPr>
    </w:p>
    <w:p w14:paraId="2EBE6858" w14:textId="6FF7574C" w:rsidR="0084244B" w:rsidRDefault="00C74CD2" w:rsidP="00F936C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Uganda is the largest host of refugees in Africa with more than 1.5 million people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&lt;EndNote&gt;&lt;Cite&gt;&lt;Author&gt;Sijbrandija&lt;/Author&gt;&lt;Year&gt;2017&lt;/Year&gt;&lt;RecNum&gt;0&lt;/RecNum&gt;&lt;IDText&gt; Strengthening mental health care systems for Syrian refugees in Europe and the Middle East: integrating scalable psychological interventions in eight countries. &lt;/IDText&gt;&lt;DisplayText&gt;(Sijbrandija, 2017)&lt;/DisplayText&gt;&lt;record&gt;&lt;ref-type name="Journal Article"&gt;17&lt;/ref-type&gt;&lt;contributors&gt;&lt;authors&gt;&lt;author&gt;Sijbrandija, Marit&lt;/author&gt;&lt;/authors&gt;&lt;/contributors&gt;&lt;titles&gt;&lt;title&gt; Strengthening mental health care systems for Syrian refugees in Europe and the Middle East: integrating scalable psychological interventions in eight countries. &lt;/title&gt;&lt;secondary-title&gt; EUROPEAN JOURNAL OF PSYCHOTRAUMATOLOGY&lt;/secondary-title&gt;&lt;/titles&gt;&lt;dates&gt;&lt;year&gt;2017&lt;/year&gt;&lt;/dates&gt;&lt;/record&gt;&lt;/Cite&gt;&lt;/EndNote&gt;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(Sijbrandija, 2017)</w:t>
      </w:r>
      <w:r>
        <w:rPr>
          <w:rFonts w:ascii="Times New Roman" w:hAnsi="Times New Roman" w:cs="Times New Roman"/>
          <w:sz w:val="24"/>
          <w:szCs w:val="24"/>
        </w:rPr>
        <w:fldChar w:fldCharType="end"/>
      </w:r>
      <w:r>
        <w:rPr>
          <w:rFonts w:ascii="Times New Roman" w:hAnsi="Times New Roman" w:cs="Times New Roman"/>
          <w:sz w:val="24"/>
          <w:szCs w:val="24"/>
        </w:rPr>
        <w:t xml:space="preserve"> many live in refugee settlements such Nakivale, Kyangwali, among others. The health centers </w:t>
      </w:r>
      <w:ins w:id="17" w:author="USER" w:date="2025-09-23T06:16:00Z">
        <w:r w:rsidR="006C6303">
          <w:rPr>
            <w:rFonts w:ascii="Times New Roman" w:hAnsi="Times New Roman" w:cs="Times New Roman"/>
            <w:sz w:val="24"/>
            <w:szCs w:val="24"/>
          </w:rPr>
          <w:t xml:space="preserve">are </w:t>
        </w:r>
      </w:ins>
      <w:del w:id="18" w:author="USER" w:date="2025-09-23T06:16:00Z">
        <w:r w:rsidDel="006C6303">
          <w:rPr>
            <w:rFonts w:ascii="Times New Roman" w:hAnsi="Times New Roman" w:cs="Times New Roman"/>
            <w:sz w:val="24"/>
            <w:szCs w:val="24"/>
          </w:rPr>
          <w:delText xml:space="preserve">have are </w:delText>
        </w:r>
      </w:del>
      <w:r>
        <w:rPr>
          <w:rFonts w:ascii="Times New Roman" w:hAnsi="Times New Roman" w:cs="Times New Roman"/>
          <w:sz w:val="24"/>
          <w:szCs w:val="24"/>
        </w:rPr>
        <w:t>very busy and have limited resources, and lack of proper tools to help with mental health. Also many refugees don’t seek for help because of stigma and cultural beliefs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 Ahuja&lt;/Author&gt;&lt;Year&gt;2016&lt;/Year&gt;&lt;RecNum&gt;0&lt;/RecNum&gt;&lt;IDText&gt;Key influences in the design and implementation of mental health information systems in Ghana and South Africa&lt;/IDText&gt;&lt;DisplayText&gt;(S. Ahuja, 2016)&lt;/DisplayText&gt;&lt;record&gt;&lt;ref-type name="Journal Article"&gt;17&lt;/ref-type&gt;&lt;contributors&gt;&lt;authors&gt;&lt;author&gt;S. Ahuja, T. Mirzoev&lt;/author&gt;&lt;/authors&gt;&lt;/contributors&gt;&lt;titles&gt;&lt;title&gt;Key influences in the design and implementation of mental health information systems in Ghana and South Africa&lt;/title&gt;&lt;/titles&gt;&lt;dates&gt;&lt;year&gt;2016&lt;/year&gt;&lt;/dates&gt;&lt;/record&gt;&lt;/Cite&gt;&lt;/EndNote&gt;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(S. Ahuja, 2016)</w:t>
      </w:r>
      <w:r>
        <w:rPr>
          <w:rFonts w:ascii="Times New Roman" w:hAnsi="Times New Roman" w:cs="Times New Roman"/>
          <w:sz w:val="24"/>
          <w:szCs w:val="24"/>
        </w:rPr>
        <w:fldChar w:fldCharType="end"/>
      </w:r>
      <w:r>
        <w:rPr>
          <w:rFonts w:ascii="Times New Roman" w:hAnsi="Times New Roman" w:cs="Times New Roman"/>
          <w:sz w:val="24"/>
          <w:szCs w:val="24"/>
        </w:rPr>
        <w:t>. The world health organization estimates that about 264 million people globally have depression, making it one of the leading cause people become disabled</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&lt;EndNote&gt;&lt;Cite&gt;&lt;Author&gt;WHO&lt;/Author&gt;&lt;Year&gt; 2023&lt;/Year&gt;&lt;RecNum&gt;0&lt;/RecNum&gt;&lt;IDText&gt; World Health Organization, Mental health in emergencies&lt;/IDText&gt;&lt;DisplayText&gt;(WHO, 2023b)&lt;/DisplayText&gt;&lt;record&gt;&lt;ref-type name="Report"&gt;27&lt;/ref-type&gt;&lt;contributors&gt;&lt;authors&gt;&lt;author&gt;WHO&lt;/author&gt;&lt;/authors&gt;&lt;/contributors&gt;&lt;titles&gt;&lt;title&gt; World Health Organization, Mental health in emergencies&lt;/title&gt;&lt;/titles&gt;&lt;dates&gt;&lt;year&gt; 2023&lt;/year&gt;&lt;/dates&gt;&lt;/record&gt;&lt;/Cite&gt;&lt;/EndNote&gt;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(WHO, 2023b)</w:t>
      </w:r>
      <w:r>
        <w:rPr>
          <w:rFonts w:ascii="Times New Roman" w:hAnsi="Times New Roman" w:cs="Times New Roman"/>
          <w:sz w:val="24"/>
          <w:szCs w:val="24"/>
        </w:rPr>
        <w:fldChar w:fldCharType="end"/>
      </w:r>
      <w:r>
        <w:rPr>
          <w:rFonts w:ascii="Times New Roman" w:hAnsi="Times New Roman" w:cs="Times New Roman"/>
          <w:sz w:val="24"/>
          <w:szCs w:val="24"/>
        </w:rPr>
        <w:t>. Refugees and immigrants, particularly from war-torn countries and areas of severe displacement, are considered an extremely vulnerable population, thus carry a higher burden and risk of developing mental health disorders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&lt;EndNote&gt;&lt;Cite&gt;&lt;Author&gt;Adeel Ashfaq&lt;/Author&gt;&lt;Year&gt;2020&lt;/Year&gt;&lt;RecNum&gt;0&lt;/RecNum&gt;&lt;IDText&gt; Utilization of Mobile Mental Health Services among  Syrian Refugees and Other Vulnerable Arab Populations—A Systematic Review&lt;/IDText&gt;&lt;DisplayText&gt;(Adeel Ashfaq, 2020)&lt;/DisplayText&gt;&lt;record&gt;&lt;ref-type name="Journal Article"&gt;17&lt;/ref-type&gt;&lt;contributors&gt;&lt;authors&gt;&lt;author&gt;Adeel Ashfaq, Shawn Esmaili , Mona Najjar , Farva Batool , Tariq Mukatash&lt;/author&gt;&lt;/authors&gt;&lt;/contributors&gt;&lt;titles&gt;&lt;title&gt; Utilization of Mobile Mental Health Services among  Syrian Refugees and Other Vulnerable Arab Populations—A Systematic Review&lt;/title&gt;&lt;secondary-title&gt;International Journal of Environment  Research and public Health&lt;/secondary-title&gt;&lt;/titles&gt;&lt;dates&gt;&lt;year&gt;2020&lt;/year&gt;&lt;/dates&gt;&lt;/record&gt;&lt;/Cite&gt;&lt;/EndNote&gt;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(Adeel Ashfaq, 2020)</w:t>
      </w:r>
      <w:r>
        <w:rPr>
          <w:rFonts w:ascii="Times New Roman" w:hAnsi="Times New Roman" w:cs="Times New Roman"/>
          <w:sz w:val="24"/>
          <w:szCs w:val="24"/>
        </w:rPr>
        <w:fldChar w:fldCharType="end"/>
      </w:r>
      <w:r>
        <w:rPr>
          <w:rFonts w:ascii="Times New Roman" w:hAnsi="Times New Roman" w:cs="Times New Roman"/>
          <w:sz w:val="24"/>
          <w:szCs w:val="24"/>
        </w:rPr>
        <w:t>.</w:t>
      </w:r>
    </w:p>
    <w:p w14:paraId="7F7781A0" w14:textId="77777777" w:rsidR="0084244B" w:rsidRDefault="0084244B" w:rsidP="00F936C2">
      <w:pPr>
        <w:spacing w:line="360" w:lineRule="auto"/>
        <w:jc w:val="both"/>
        <w:rPr>
          <w:rFonts w:ascii="Times New Roman" w:hAnsi="Times New Roman" w:cs="Times New Roman"/>
          <w:sz w:val="24"/>
          <w:szCs w:val="24"/>
        </w:rPr>
      </w:pPr>
    </w:p>
    <w:p w14:paraId="154919A2" w14:textId="0BAF7B06" w:rsidR="00454CC5" w:rsidRPr="006C6303" w:rsidDel="006C6303" w:rsidRDefault="00C74CD2" w:rsidP="006C6303">
      <w:pPr>
        <w:rPr>
          <w:del w:id="19" w:author="USER" w:date="2025-09-23T06:11:00Z"/>
          <w:rFonts w:ascii="Times New Roman" w:hAnsi="Times New Roman" w:cs="Times New Roman"/>
          <w:sz w:val="24"/>
          <w:szCs w:val="24"/>
        </w:rPr>
      </w:pPr>
      <w:r w:rsidRPr="006C6303">
        <w:rPr>
          <w:rFonts w:ascii="Times New Roman" w:hAnsi="Times New Roman" w:cs="Times New Roman"/>
          <w:sz w:val="24"/>
          <w:szCs w:val="24"/>
        </w:rPr>
        <w:t>The aim of this project is to develop an electronic mental health information system for refugees in Uganda. This system will help healthcare workers diagnose mental problems, manage each case better, send patients to the right services and keep track of their progress.</w:t>
      </w:r>
    </w:p>
    <w:p w14:paraId="660F4D00" w14:textId="77777777" w:rsidR="006C6303" w:rsidRPr="006C6303" w:rsidRDefault="006C6303" w:rsidP="009A1C22">
      <w:pPr>
        <w:pStyle w:val="Heading2"/>
        <w:spacing w:line="360" w:lineRule="auto"/>
        <w:jc w:val="both"/>
        <w:rPr>
          <w:ins w:id="20" w:author="USER" w:date="2025-09-23T06:17:00Z"/>
          <w:rFonts w:ascii="Times New Roman" w:eastAsiaTheme="minorEastAsia" w:hAnsi="Times New Roman" w:cs="Times New Roman"/>
          <w:color w:val="auto"/>
          <w:sz w:val="24"/>
          <w:szCs w:val="24"/>
          <w:rPrChange w:id="21" w:author="USER" w:date="2025-09-23T06:18:00Z">
            <w:rPr>
              <w:ins w:id="22" w:author="USER" w:date="2025-09-23T06:17:00Z"/>
              <w:rFonts w:ascii="Times New Roman" w:hAnsi="Times New Roman" w:cs="Times New Roman"/>
              <w:sz w:val="24"/>
              <w:szCs w:val="24"/>
            </w:rPr>
          </w:rPrChange>
        </w:rPr>
      </w:pPr>
    </w:p>
    <w:p w14:paraId="7FAF5D4D" w14:textId="059B5EDE" w:rsidR="006C6303" w:rsidRDefault="006C6303" w:rsidP="006C6303">
      <w:pPr>
        <w:rPr>
          <w:ins w:id="23" w:author="USER" w:date="2025-09-23T06:17:00Z"/>
        </w:rPr>
      </w:pPr>
    </w:p>
    <w:p w14:paraId="349322EC" w14:textId="77777777" w:rsidR="006C6303" w:rsidRPr="006C6303" w:rsidRDefault="006C6303">
      <w:pPr>
        <w:rPr>
          <w:ins w:id="24" w:author="USER" w:date="2025-09-23T06:17:00Z"/>
          <w:rPrChange w:id="25" w:author="USER" w:date="2025-09-23T06:17:00Z">
            <w:rPr>
              <w:ins w:id="26" w:author="USER" w:date="2025-09-23T06:17:00Z"/>
              <w:rFonts w:ascii="Times New Roman" w:hAnsi="Times New Roman" w:cs="Times New Roman"/>
              <w:sz w:val="24"/>
              <w:szCs w:val="24"/>
            </w:rPr>
          </w:rPrChange>
        </w:rPr>
        <w:pPrChange w:id="27" w:author="USER" w:date="2025-09-23T06:17:00Z">
          <w:pPr>
            <w:spacing w:line="360" w:lineRule="auto"/>
            <w:jc w:val="both"/>
          </w:pPr>
        </w:pPrChange>
      </w:pPr>
    </w:p>
    <w:p w14:paraId="63C72009" w14:textId="6A95B1CF" w:rsidR="0084244B" w:rsidRPr="009A1C22" w:rsidDel="00454CC5" w:rsidRDefault="0084244B" w:rsidP="009A1C22">
      <w:pPr>
        <w:spacing w:line="360" w:lineRule="auto"/>
        <w:jc w:val="both"/>
        <w:rPr>
          <w:del w:id="28" w:author="USER" w:date="2025-09-23T05:56:00Z"/>
          <w:rFonts w:ascii="Times New Roman" w:hAnsi="Times New Roman" w:cs="Times New Roman"/>
          <w:sz w:val="24"/>
          <w:szCs w:val="24"/>
          <w:rPrChange w:id="29" w:author="USER" w:date="2025-09-23T06:11:00Z">
            <w:rPr>
              <w:del w:id="30" w:author="USER" w:date="2025-09-23T05:56:00Z"/>
            </w:rPr>
          </w:rPrChange>
        </w:rPr>
      </w:pPr>
    </w:p>
    <w:p w14:paraId="62EE6738" w14:textId="41CF7DB5" w:rsidR="0084244B" w:rsidRPr="009A1C22" w:rsidRDefault="00C74CD2">
      <w:pPr>
        <w:pStyle w:val="Heading2"/>
        <w:numPr>
          <w:ilvl w:val="0"/>
          <w:numId w:val="3"/>
        </w:numPr>
        <w:spacing w:line="360" w:lineRule="auto"/>
        <w:jc w:val="both"/>
        <w:pPrChange w:id="31" w:author="USER" w:date="2025-09-23T06:26:00Z">
          <w:pPr>
            <w:numPr>
              <w:numId w:val="1"/>
            </w:numPr>
            <w:spacing w:line="360" w:lineRule="auto"/>
            <w:jc w:val="both"/>
          </w:pPr>
        </w:pPrChange>
      </w:pPr>
      <w:r w:rsidRPr="009A1C22">
        <w:lastRenderedPageBreak/>
        <w:t>Problem Statement</w:t>
      </w:r>
    </w:p>
    <w:p w14:paraId="777B9A20" w14:textId="77777777" w:rsidR="0084244B" w:rsidRPr="009A1C22" w:rsidRDefault="00C74CD2">
      <w:pPr>
        <w:pStyle w:val="Heading2"/>
        <w:spacing w:line="360" w:lineRule="auto"/>
        <w:jc w:val="both"/>
        <w:rPr>
          <w:rFonts w:ascii="Times New Roman" w:eastAsiaTheme="minorEastAsia" w:hAnsi="Times New Roman" w:cs="Times New Roman"/>
          <w:sz w:val="24"/>
          <w:szCs w:val="24"/>
          <w:rPrChange w:id="32" w:author="USER" w:date="2025-09-23T06:14:00Z">
            <w:rPr>
              <w:rFonts w:ascii="Times New Roman" w:eastAsia="SimSun" w:hAnsi="Times New Roman" w:cs="Times New Roman"/>
              <w:sz w:val="24"/>
              <w:szCs w:val="24"/>
              <w:lang w:bidi="ar"/>
            </w:rPr>
          </w:rPrChange>
        </w:rPr>
        <w:pPrChange w:id="33" w:author="USER" w:date="2025-09-23T06:13:00Z">
          <w:pPr>
            <w:spacing w:line="360" w:lineRule="auto"/>
            <w:jc w:val="both"/>
          </w:pPr>
        </w:pPrChange>
      </w:pPr>
      <w:r w:rsidRPr="009A1C22">
        <w:rPr>
          <w:rFonts w:ascii="Times New Roman" w:eastAsiaTheme="minorEastAsia" w:hAnsi="Times New Roman" w:cs="Times New Roman"/>
          <w:color w:val="auto"/>
          <w:sz w:val="24"/>
          <w:szCs w:val="24"/>
          <w:rPrChange w:id="34" w:author="USER" w:date="2025-09-23T06:14:00Z">
            <w:rPr>
              <w:rFonts w:ascii="Times New Roman" w:eastAsia="SimSun" w:hAnsi="Times New Roman" w:cs="Times New Roman"/>
              <w:sz w:val="24"/>
              <w:szCs w:val="24"/>
              <w:lang w:bidi="ar"/>
            </w:rPr>
          </w:rPrChange>
        </w:rPr>
        <w:t>Despite the prevalence of mental health problems among refugees, there is a lack of structured mechanisms for tracking and managing mental health data in refugee settlements in Uganda</w:t>
      </w:r>
      <w:ins w:id="35" w:author="BAHARAWE CHRIST" w:date="2025-09-11T19:42:00Z">
        <w:del w:id="36" w:author="USER" w:date="2025-09-23T06:24:00Z">
          <w:r w:rsidRPr="009A1C22" w:rsidDel="006C6303">
            <w:rPr>
              <w:rFonts w:ascii="Times New Roman" w:eastAsiaTheme="minorEastAsia" w:hAnsi="Times New Roman" w:cs="Times New Roman"/>
              <w:color w:val="auto"/>
              <w:sz w:val="24"/>
              <w:szCs w:val="24"/>
              <w:rPrChange w:id="37" w:author="USER" w:date="2025-09-23T06:14:00Z">
                <w:rPr>
                  <w:rFonts w:ascii="Times New Roman" w:eastAsia="SimSun" w:hAnsi="Times New Roman" w:cs="Times New Roman"/>
                  <w:sz w:val="24"/>
                  <w:szCs w:val="24"/>
                  <w:lang w:bidi="ar"/>
                </w:rPr>
              </w:rPrChange>
            </w:rPr>
            <w:delText xml:space="preserve"> </w:delText>
          </w:r>
        </w:del>
      </w:ins>
      <w:r w:rsidRPr="009A1C22">
        <w:rPr>
          <w:rFonts w:ascii="Times New Roman" w:eastAsiaTheme="minorEastAsia" w:hAnsi="Times New Roman" w:cs="Times New Roman"/>
          <w:color w:val="auto"/>
          <w:sz w:val="24"/>
          <w:szCs w:val="24"/>
          <w:rPrChange w:id="38" w:author="USER" w:date="2025-09-23T06:14:00Z">
            <w:rPr>
              <w:rFonts w:ascii="Times New Roman" w:eastAsia="SimSun" w:hAnsi="Times New Roman" w:cs="Times New Roman"/>
              <w:sz w:val="24"/>
              <w:szCs w:val="24"/>
              <w:lang w:bidi="ar"/>
            </w:rPr>
          </w:rPrChange>
        </w:rPr>
        <w:t>.</w:t>
      </w:r>
      <w:ins w:id="39" w:author="BAHARAWE CHRIST" w:date="2025-09-11T19:41:00Z">
        <w:r w:rsidRPr="009A1C22">
          <w:rPr>
            <w:rFonts w:ascii="Times New Roman" w:eastAsiaTheme="minorEastAsia" w:hAnsi="Times New Roman" w:cs="Times New Roman"/>
            <w:color w:val="auto"/>
            <w:sz w:val="24"/>
            <w:szCs w:val="24"/>
            <w:rPrChange w:id="40" w:author="USER" w:date="2025-09-23T06:14:00Z">
              <w:rPr>
                <w:rFonts w:ascii="Times New Roman" w:eastAsia="SimSun" w:hAnsi="Times New Roman" w:cs="Times New Roman"/>
                <w:sz w:val="24"/>
                <w:szCs w:val="24"/>
                <w:lang w:bidi="ar"/>
              </w:rPr>
            </w:rPrChange>
          </w:rPr>
          <w:t xml:space="preserve"> </w:t>
        </w:r>
      </w:ins>
      <w:r w:rsidRPr="009A1C22">
        <w:rPr>
          <w:rFonts w:ascii="Times New Roman" w:eastAsiaTheme="minorEastAsia" w:hAnsi="Times New Roman" w:cs="Times New Roman"/>
          <w:color w:val="auto"/>
          <w:sz w:val="24"/>
          <w:szCs w:val="24"/>
          <w:rPrChange w:id="41" w:author="USER" w:date="2025-09-23T06:14:00Z">
            <w:rPr>
              <w:rFonts w:ascii="Times New Roman" w:eastAsia="SimSun" w:hAnsi="Times New Roman" w:cs="Times New Roman"/>
              <w:sz w:val="24"/>
              <w:szCs w:val="24"/>
              <w:lang w:bidi="ar"/>
            </w:rPr>
          </w:rPrChange>
        </w:rPr>
        <w:t xml:space="preserve"> The studies show that over between 30%-40% of refugees globally suffer from post trauma stress and disorder or depression</w:t>
      </w:r>
      <w:ins w:id="42" w:author="KIZZA" w:date="2025-09-08T15:17:00Z">
        <w:r w:rsidRPr="009A1C22">
          <w:rPr>
            <w:rFonts w:ascii="Times New Roman" w:eastAsiaTheme="minorEastAsia" w:hAnsi="Times New Roman" w:cs="Times New Roman"/>
            <w:color w:val="auto"/>
            <w:sz w:val="24"/>
            <w:szCs w:val="24"/>
            <w:rPrChange w:id="43" w:author="USER" w:date="2025-09-23T06:14:00Z">
              <w:rPr>
                <w:rFonts w:ascii="Times New Roman" w:eastAsia="SimSun" w:hAnsi="Times New Roman" w:cs="Times New Roman"/>
                <w:sz w:val="24"/>
                <w:szCs w:val="24"/>
                <w:lang w:bidi="ar"/>
              </w:rPr>
            </w:rPrChange>
          </w:rPr>
          <w:t xml:space="preserve"> </w:t>
        </w:r>
      </w:ins>
      <w:r w:rsidRPr="009A1C22">
        <w:rPr>
          <w:rFonts w:ascii="Times New Roman" w:eastAsiaTheme="minorEastAsia" w:hAnsi="Times New Roman" w:cs="Times New Roman"/>
          <w:color w:val="auto"/>
          <w:sz w:val="24"/>
          <w:szCs w:val="24"/>
          <w:rPrChange w:id="44" w:author="USER" w:date="2025-09-23T06:14:00Z">
            <w:rPr>
              <w:rFonts w:ascii="Times New Roman" w:eastAsia="SimSun" w:hAnsi="Times New Roman" w:cs="Times New Roman"/>
              <w:sz w:val="24"/>
              <w:szCs w:val="24"/>
              <w:lang w:bidi="ar"/>
            </w:rPr>
          </w:rPrChange>
        </w:rPr>
        <w:fldChar w:fldCharType="begin"/>
      </w:r>
      <w:r w:rsidRPr="009A1C22">
        <w:rPr>
          <w:rFonts w:ascii="Times New Roman" w:eastAsiaTheme="minorEastAsia" w:hAnsi="Times New Roman" w:cs="Times New Roman"/>
          <w:color w:val="auto"/>
          <w:sz w:val="24"/>
          <w:szCs w:val="24"/>
          <w:rPrChange w:id="45" w:author="USER" w:date="2025-09-23T06:14:00Z">
            <w:rPr>
              <w:rFonts w:ascii="Times New Roman" w:eastAsia="SimSun" w:hAnsi="Times New Roman" w:cs="Times New Roman"/>
              <w:sz w:val="24"/>
              <w:szCs w:val="24"/>
              <w:lang w:bidi="ar"/>
            </w:rPr>
          </w:rPrChange>
        </w:rPr>
        <w:instrText xml:space="preserve"> ADDIN EN.CITE &lt;EndNote&gt;&lt;Cite&gt;&lt;Author&gt;Liem&lt;/Author&gt;&lt;Year&gt;2021&lt;/Year&gt;&lt;RecNum&gt;0&lt;/RecNum&gt;&lt;IDText&gt; Digital health applications in mental health care for immigrants and refugees: A rapid review&lt;/IDText&gt;&lt;DisplayText&gt;(Liem, 2021)&lt;/DisplayText&gt;&lt;record&gt;&lt;ref-type name="Book"&gt;6&lt;/ref-type&gt;&lt;contributors&gt;&lt;authors&gt;&lt;author&gt;Liem, Andrian&lt;/author&gt;&lt;/authors&gt;&lt;/contributors&gt;&lt;titles&gt;&lt;title&gt; Digital health applications in mental health care for immigrants and refugees: A rapid review&lt;/title&gt;&lt;/titles&gt;&lt;dates&gt;&lt;year&gt;2021&lt;/year&gt;&lt;/dates&gt;&lt;/record&gt;&lt;/Cite&gt;&lt;/EndNote&gt;</w:instrText>
      </w:r>
      <w:r w:rsidRPr="009A1C22">
        <w:rPr>
          <w:rFonts w:ascii="Times New Roman" w:eastAsiaTheme="minorEastAsia" w:hAnsi="Times New Roman" w:cs="Times New Roman"/>
          <w:color w:val="auto"/>
          <w:sz w:val="24"/>
          <w:szCs w:val="24"/>
          <w:rPrChange w:id="46" w:author="USER" w:date="2025-09-23T06:14:00Z">
            <w:rPr>
              <w:rFonts w:ascii="Times New Roman" w:eastAsia="SimSun" w:hAnsi="Times New Roman" w:cs="Times New Roman"/>
              <w:sz w:val="24"/>
              <w:szCs w:val="24"/>
              <w:lang w:bidi="ar"/>
            </w:rPr>
          </w:rPrChange>
        </w:rPr>
        <w:fldChar w:fldCharType="separate"/>
      </w:r>
      <w:r w:rsidRPr="009A1C22">
        <w:rPr>
          <w:rFonts w:ascii="Times New Roman" w:eastAsiaTheme="minorEastAsia" w:hAnsi="Times New Roman" w:cs="Times New Roman"/>
          <w:color w:val="auto"/>
          <w:sz w:val="24"/>
          <w:szCs w:val="24"/>
          <w:rPrChange w:id="47" w:author="USER" w:date="2025-09-23T06:14:00Z">
            <w:rPr>
              <w:rFonts w:ascii="Times New Roman" w:eastAsia="SimSun" w:hAnsi="Times New Roman" w:cs="Times New Roman"/>
              <w:sz w:val="24"/>
              <w:szCs w:val="24"/>
              <w:lang w:bidi="ar"/>
            </w:rPr>
          </w:rPrChange>
        </w:rPr>
        <w:t>(Liem, 2021)</w:t>
      </w:r>
      <w:r w:rsidRPr="009A1C22">
        <w:rPr>
          <w:rFonts w:ascii="Times New Roman" w:eastAsiaTheme="minorEastAsia" w:hAnsi="Times New Roman" w:cs="Times New Roman"/>
          <w:color w:val="auto"/>
          <w:sz w:val="24"/>
          <w:szCs w:val="24"/>
          <w:rPrChange w:id="48" w:author="USER" w:date="2025-09-23T06:14:00Z">
            <w:rPr>
              <w:rFonts w:ascii="Times New Roman" w:eastAsia="SimSun" w:hAnsi="Times New Roman" w:cs="Times New Roman"/>
              <w:sz w:val="24"/>
              <w:szCs w:val="24"/>
              <w:lang w:bidi="ar"/>
            </w:rPr>
          </w:rPrChange>
        </w:rPr>
        <w:fldChar w:fldCharType="end"/>
      </w:r>
      <w:r w:rsidRPr="009A1C22">
        <w:rPr>
          <w:rFonts w:ascii="Times New Roman" w:eastAsiaTheme="minorEastAsia" w:hAnsi="Times New Roman" w:cs="Times New Roman"/>
          <w:color w:val="auto"/>
          <w:sz w:val="24"/>
          <w:szCs w:val="24"/>
          <w:rPrChange w:id="49" w:author="USER" w:date="2025-09-23T06:14:00Z">
            <w:rPr>
              <w:rFonts w:ascii="Times New Roman" w:eastAsia="SimSun" w:hAnsi="Times New Roman" w:cs="Times New Roman"/>
              <w:sz w:val="24"/>
              <w:szCs w:val="24"/>
              <w:lang w:bidi="ar"/>
            </w:rPr>
          </w:rPrChange>
        </w:rPr>
        <w:t>.</w:t>
      </w:r>
    </w:p>
    <w:p w14:paraId="20C343F4" w14:textId="029F9775"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Health data is recorded on paper and across fragmented systems which makes difficult for follow up and evaluation. Due to that, </w:t>
      </w:r>
      <w:r w:rsidR="00B61A29">
        <w:rPr>
          <w:rFonts w:ascii="Times New Roman" w:hAnsi="Times New Roman" w:cs="Times New Roman"/>
          <w:sz w:val="24"/>
          <w:szCs w:val="24"/>
        </w:rPr>
        <w:t>patients’</w:t>
      </w:r>
      <w:r>
        <w:rPr>
          <w:rFonts w:ascii="Times New Roman" w:hAnsi="Times New Roman" w:cs="Times New Roman"/>
          <w:sz w:val="24"/>
          <w:szCs w:val="24"/>
        </w:rPr>
        <w:t xml:space="preserve"> relapse, go undiagnosed and receive</w:t>
      </w:r>
      <w:ins w:id="50" w:author="USER" w:date="2025-09-23T06:27:00Z">
        <w:r w:rsidR="00094FA6">
          <w:rPr>
            <w:rFonts w:ascii="Times New Roman" w:hAnsi="Times New Roman" w:cs="Times New Roman"/>
            <w:sz w:val="24"/>
            <w:szCs w:val="24"/>
          </w:rPr>
          <w:t xml:space="preserve"> </w:t>
        </w:r>
      </w:ins>
      <w:del w:id="51" w:author="USER" w:date="2025-09-23T06:24:00Z">
        <w:r w:rsidDel="006C6303">
          <w:rPr>
            <w:rFonts w:ascii="Times New Roman" w:hAnsi="Times New Roman" w:cs="Times New Roman"/>
            <w:sz w:val="24"/>
            <w:szCs w:val="24"/>
          </w:rPr>
          <w:delText xml:space="preserve"> </w:delText>
        </w:r>
      </w:del>
      <w:r>
        <w:rPr>
          <w:rFonts w:ascii="Times New Roman" w:hAnsi="Times New Roman" w:cs="Times New Roman"/>
          <w:sz w:val="24"/>
          <w:szCs w:val="24"/>
        </w:rPr>
        <w:t>delayed</w:t>
      </w:r>
      <w:ins w:id="52" w:author="USER" w:date="2025-09-23T06:27:00Z">
        <w:r w:rsidR="00094FA6">
          <w:rPr>
            <w:rFonts w:ascii="Times New Roman" w:hAnsi="Times New Roman" w:cs="Times New Roman"/>
            <w:sz w:val="24"/>
            <w:szCs w:val="24"/>
          </w:rPr>
          <w:t xml:space="preserve"> </w:t>
        </w:r>
      </w:ins>
      <w:del w:id="53" w:author="USER" w:date="2025-09-23T06:27:00Z">
        <w:r w:rsidDel="00094FA6">
          <w:rPr>
            <w:rFonts w:ascii="Times New Roman" w:hAnsi="Times New Roman" w:cs="Times New Roman"/>
            <w:sz w:val="24"/>
            <w:szCs w:val="24"/>
          </w:rPr>
          <w:delText xml:space="preserve"> </w:delText>
        </w:r>
      </w:del>
      <w:r>
        <w:rPr>
          <w:rFonts w:ascii="Times New Roman" w:hAnsi="Times New Roman" w:cs="Times New Roman"/>
          <w:sz w:val="24"/>
          <w:szCs w:val="24"/>
        </w:rPr>
        <w:t>care</w:t>
      </w:r>
      <w:ins w:id="54" w:author="KIZZA" w:date="2025-09-08T15:19:00Z">
        <w:del w:id="55" w:author="USER" w:date="2025-09-23T06:23:00Z">
          <w:r w:rsidDel="006C6303">
            <w:rPr>
              <w:rFonts w:ascii="Times New Roman" w:hAnsi="Times New Roman" w:cs="Times New Roman"/>
              <w:sz w:val="24"/>
              <w:szCs w:val="24"/>
            </w:rPr>
            <w:delText xml:space="preserve"> </w:delText>
          </w:r>
        </w:del>
      </w:ins>
      <w:r>
        <w:rPr>
          <w:rFonts w:ascii="Times New Roman" w:hAnsi="Times New Roman" w:cs="Times New Roman"/>
          <w:sz w:val="24"/>
          <w:szCs w:val="24"/>
        </w:rPr>
        <w:t>.</w:t>
      </w:r>
      <w:ins w:id="56" w:author="USER" w:date="2025-09-23T06:27:00Z">
        <w:r w:rsidR="00094FA6">
          <w:rPr>
            <w:rFonts w:ascii="Times New Roman" w:hAnsi="Times New Roman" w:cs="Times New Roman"/>
            <w:sz w:val="24"/>
            <w:szCs w:val="24"/>
          </w:rPr>
          <w:t xml:space="preserve"> </w:t>
        </w:r>
      </w:ins>
      <w:del w:id="57" w:author="USER" w:date="2025-09-23T06:24:00Z">
        <w:r w:rsidDel="006C6303">
          <w:rPr>
            <w:rFonts w:ascii="Times New Roman" w:hAnsi="Times New Roman" w:cs="Times New Roman"/>
            <w:sz w:val="24"/>
            <w:szCs w:val="24"/>
          </w:rPr>
          <w:delText xml:space="preserve"> </w:delText>
        </w:r>
      </w:del>
      <w:r>
        <w:rPr>
          <w:rFonts w:ascii="Times New Roman" w:hAnsi="Times New Roman" w:cs="Times New Roman"/>
          <w:sz w:val="24"/>
          <w:szCs w:val="24"/>
        </w:rPr>
        <w:t>This makes data unavailable</w:t>
      </w:r>
      <w:ins w:id="58" w:author="USER" w:date="2025-09-23T06:24:00Z">
        <w:r w:rsidR="006C6303">
          <w:rPr>
            <w:rFonts w:ascii="Times New Roman" w:hAnsi="Times New Roman" w:cs="Times New Roman"/>
            <w:sz w:val="24"/>
            <w:szCs w:val="24"/>
          </w:rPr>
          <w:t xml:space="preserve"> </w:t>
        </w:r>
      </w:ins>
      <w:del w:id="59" w:author="USER" w:date="2025-09-23T06:24:00Z">
        <w:r w:rsidDel="006C6303">
          <w:rPr>
            <w:rFonts w:ascii="Times New Roman" w:hAnsi="Times New Roman" w:cs="Times New Roman"/>
            <w:sz w:val="24"/>
            <w:szCs w:val="24"/>
          </w:rPr>
          <w:delText xml:space="preserve"> </w:delText>
        </w:r>
      </w:del>
      <w:r>
        <w:rPr>
          <w:rFonts w:ascii="Times New Roman" w:hAnsi="Times New Roman" w:cs="Times New Roman"/>
          <w:sz w:val="24"/>
          <w:szCs w:val="24"/>
        </w:rPr>
        <w:t>to guide non-government, government and humanitarian agencies in planning services.</w:t>
      </w:r>
    </w:p>
    <w:p w14:paraId="5D244B0D" w14:textId="27FA45D9" w:rsidR="0084244B" w:rsidDel="00094FA6" w:rsidRDefault="00C74CD2" w:rsidP="00454CC5">
      <w:pPr>
        <w:spacing w:line="360" w:lineRule="auto"/>
        <w:jc w:val="both"/>
        <w:rPr>
          <w:del w:id="60" w:author="USER" w:date="2025-09-23T06:28:00Z"/>
          <w:rFonts w:ascii="Times New Roman" w:hAnsi="Times New Roman" w:cs="Times New Roman"/>
          <w:sz w:val="24"/>
          <w:szCs w:val="24"/>
        </w:rPr>
      </w:pPr>
      <w:r>
        <w:rPr>
          <w:rFonts w:ascii="Times New Roman" w:hAnsi="Times New Roman" w:cs="Times New Roman"/>
          <w:sz w:val="24"/>
          <w:szCs w:val="24"/>
        </w:rPr>
        <w:t xml:space="preserve">There is a need of integrated Mental Health Information System that supports health workers in mental healthcare delivery, recording, managing, and analyzing refugee mental health </w:t>
      </w:r>
      <w:ins w:id="61" w:author="USER" w:date="2025-09-23T06:28:00Z">
        <w:r w:rsidR="00094FA6">
          <w:rPr>
            <w:rFonts w:ascii="Times New Roman" w:hAnsi="Times New Roman" w:cs="Times New Roman"/>
            <w:sz w:val="24"/>
            <w:szCs w:val="24"/>
          </w:rPr>
          <w:t xml:space="preserve">cases </w:t>
        </w:r>
      </w:ins>
      <w:del w:id="62" w:author="USER" w:date="2025-09-23T06:28:00Z">
        <w:r w:rsidDel="00094FA6">
          <w:rPr>
            <w:rFonts w:ascii="Times New Roman" w:hAnsi="Times New Roman" w:cs="Times New Roman"/>
            <w:sz w:val="24"/>
            <w:szCs w:val="24"/>
          </w:rPr>
          <w:delText>cases.</w:delText>
        </w:r>
      </w:del>
    </w:p>
    <w:p w14:paraId="388A3C5D" w14:textId="77777777" w:rsidR="0084244B" w:rsidDel="00094FA6" w:rsidRDefault="0084244B" w:rsidP="009E01B6">
      <w:pPr>
        <w:spacing w:line="360" w:lineRule="auto"/>
        <w:jc w:val="both"/>
        <w:rPr>
          <w:del w:id="63" w:author="USER" w:date="2025-09-23T06:28:00Z"/>
          <w:rFonts w:ascii="Times New Roman" w:hAnsi="Times New Roman" w:cs="Times New Roman"/>
          <w:sz w:val="24"/>
          <w:szCs w:val="24"/>
        </w:rPr>
      </w:pPr>
    </w:p>
    <w:p w14:paraId="21C21A01" w14:textId="77777777" w:rsidR="0084244B" w:rsidRDefault="0084244B" w:rsidP="009E01B6">
      <w:pPr>
        <w:spacing w:line="360" w:lineRule="auto"/>
        <w:jc w:val="both"/>
        <w:rPr>
          <w:rFonts w:ascii="Times New Roman" w:hAnsi="Times New Roman" w:cs="Times New Roman"/>
          <w:sz w:val="24"/>
          <w:szCs w:val="24"/>
        </w:rPr>
      </w:pPr>
    </w:p>
    <w:p w14:paraId="6F8ADF7A" w14:textId="77777777" w:rsidR="0084244B" w:rsidRDefault="00C74CD2">
      <w:pPr>
        <w:pStyle w:val="Heading2"/>
        <w:numPr>
          <w:ilvl w:val="0"/>
          <w:numId w:val="3"/>
        </w:numPr>
        <w:spacing w:line="360" w:lineRule="auto"/>
        <w:pPrChange w:id="64" w:author="USER" w:date="2025-09-23T06:28:00Z">
          <w:pPr>
            <w:numPr>
              <w:numId w:val="1"/>
            </w:numPr>
            <w:spacing w:line="360" w:lineRule="auto"/>
            <w:jc w:val="both"/>
          </w:pPr>
        </w:pPrChange>
      </w:pPr>
      <w:r>
        <w:t>Scope of the study</w:t>
      </w:r>
    </w:p>
    <w:p w14:paraId="15286897" w14:textId="77777777" w:rsidR="0084244B" w:rsidRDefault="00C74CD2" w:rsidP="00094FA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focuses of design and implementation of mental health information delivery services to enhance the health and wellbeing of refugees in Uganda. </w:t>
      </w:r>
    </w:p>
    <w:p w14:paraId="49B21F90" w14:textId="77777777" w:rsidR="0084244B" w:rsidRDefault="00C74CD2" w:rsidP="00094FA6">
      <w:pPr>
        <w:spacing w:line="360" w:lineRule="auto"/>
        <w:jc w:val="both"/>
        <w:rPr>
          <w:rFonts w:ascii="Times New Roman" w:hAnsi="Times New Roman" w:cs="Times New Roman"/>
          <w:sz w:val="24"/>
          <w:szCs w:val="24"/>
        </w:rPr>
      </w:pPr>
      <w:r>
        <w:rPr>
          <w:rFonts w:ascii="Times New Roman" w:hAnsi="Times New Roman" w:cs="Times New Roman"/>
          <w:sz w:val="24"/>
          <w:szCs w:val="24"/>
        </w:rPr>
        <w:t>Geographically, the research will concentrate on refugees in Uganda to provide insights into the local context and infrastructural conditions that affect digital mental health services delivery.</w:t>
      </w:r>
    </w:p>
    <w:p w14:paraId="68FE1E04" w14:textId="77777777" w:rsidR="0084244B" w:rsidRDefault="00C74CD2" w:rsidP="009E01B6">
      <w:pPr>
        <w:spacing w:line="360" w:lineRule="auto"/>
        <w:jc w:val="both"/>
        <w:rPr>
          <w:rFonts w:ascii="Times New Roman" w:hAnsi="Times New Roman" w:cs="Times New Roman"/>
          <w:sz w:val="24"/>
          <w:szCs w:val="24"/>
        </w:rPr>
      </w:pPr>
      <w:r>
        <w:rPr>
          <w:rFonts w:ascii="Times New Roman" w:hAnsi="Times New Roman" w:cs="Times New Roman"/>
          <w:sz w:val="24"/>
          <w:szCs w:val="24"/>
        </w:rPr>
        <w:t>Targeted populations: Refugees in Uganda.</w:t>
      </w:r>
    </w:p>
    <w:p w14:paraId="718FF8F8" w14:textId="77777777" w:rsidR="0084244B" w:rsidRDefault="00C74CD2" w:rsidP="009E01B6">
      <w:pPr>
        <w:spacing w:line="360" w:lineRule="auto"/>
        <w:jc w:val="both"/>
        <w:rPr>
          <w:rFonts w:ascii="Times New Roman" w:hAnsi="Times New Roman" w:cs="Times New Roman"/>
          <w:sz w:val="24"/>
          <w:szCs w:val="24"/>
        </w:rPr>
      </w:pPr>
      <w:r>
        <w:rPr>
          <w:rFonts w:ascii="Times New Roman" w:hAnsi="Times New Roman" w:cs="Times New Roman"/>
          <w:sz w:val="24"/>
          <w:szCs w:val="24"/>
        </w:rPr>
        <w:t>Technical: The researcher will use some of the languages to develop electronic mental health information system such Hypertext markup languages, cascading style sheet for to design interfaces for front end development of the system and PHP for implementation the functionality of the system which is the back end of the system.</w:t>
      </w:r>
    </w:p>
    <w:p w14:paraId="33A50DBD" w14:textId="77777777" w:rsidR="0084244B" w:rsidRDefault="0084244B" w:rsidP="009A1C22">
      <w:pPr>
        <w:spacing w:line="360" w:lineRule="auto"/>
        <w:jc w:val="both"/>
        <w:rPr>
          <w:rFonts w:ascii="Times New Roman" w:hAnsi="Times New Roman" w:cs="Times New Roman"/>
          <w:sz w:val="24"/>
          <w:szCs w:val="24"/>
        </w:rPr>
      </w:pPr>
    </w:p>
    <w:p w14:paraId="67A47660" w14:textId="559C9256" w:rsidR="0084244B" w:rsidRDefault="00C74CD2" w:rsidP="00425D63">
      <w:pPr>
        <w:pStyle w:val="Heading2"/>
        <w:numPr>
          <w:ilvl w:val="0"/>
          <w:numId w:val="3"/>
        </w:numPr>
      </w:pPr>
      <w:r>
        <w:t>Main Objective</w:t>
      </w:r>
    </w:p>
    <w:p w14:paraId="72A6DD55" w14:textId="77777777" w:rsidR="002A36F3" w:rsidRPr="002A36F3" w:rsidRDefault="002A36F3" w:rsidP="002A36F3"/>
    <w:p w14:paraId="28F6BC37" w14:textId="77777777" w:rsidR="006C6303" w:rsidRDefault="00C74CD2" w:rsidP="009A1C22">
      <w:pPr>
        <w:spacing w:line="360" w:lineRule="auto"/>
        <w:jc w:val="both"/>
        <w:rPr>
          <w:ins w:id="65" w:author="USER" w:date="2025-09-23T06:20:00Z"/>
          <w:rFonts w:ascii="Times New Roman" w:hAnsi="Times New Roman" w:cs="Times New Roman"/>
          <w:sz w:val="24"/>
          <w:szCs w:val="24"/>
        </w:rPr>
      </w:pPr>
      <w:r>
        <w:rPr>
          <w:rFonts w:ascii="Times New Roman" w:hAnsi="Times New Roman" w:cs="Times New Roman"/>
          <w:sz w:val="24"/>
          <w:szCs w:val="24"/>
        </w:rPr>
        <w:t>To develop an electronic mental health information system that supports efficient management and delivery of mental health services.</w:t>
      </w:r>
    </w:p>
    <w:p w14:paraId="36D1A270" w14:textId="10F99E76" w:rsidR="006C6303" w:rsidRDefault="006C6303" w:rsidP="009A1C22">
      <w:pPr>
        <w:spacing w:line="360" w:lineRule="auto"/>
        <w:jc w:val="both"/>
        <w:rPr>
          <w:ins w:id="66" w:author="USER" w:date="2025-09-23T06:18:00Z"/>
          <w:rFonts w:ascii="Times New Roman" w:hAnsi="Times New Roman" w:cs="Times New Roman"/>
          <w:sz w:val="24"/>
          <w:szCs w:val="24"/>
        </w:rPr>
      </w:pPr>
      <w:ins w:id="67" w:author="USER" w:date="2025-09-23T06:20:00Z">
        <w:r>
          <w:rPr>
            <w:rFonts w:ascii="Times New Roman" w:hAnsi="Times New Roman" w:cs="Times New Roman"/>
            <w:sz w:val="24"/>
            <w:szCs w:val="24"/>
          </w:rPr>
          <w:t xml:space="preserve">The same characteristic to have the </w:t>
        </w:r>
      </w:ins>
      <w:ins w:id="68" w:author="USER" w:date="2025-09-23T06:21:00Z">
        <w:r>
          <w:rPr>
            <w:rFonts w:ascii="Times New Roman" w:hAnsi="Times New Roman" w:cs="Times New Roman"/>
            <w:sz w:val="24"/>
            <w:szCs w:val="24"/>
          </w:rPr>
          <w:t>same characteristic of the same way into the same mane with the same internship characteristic</w:t>
        </w:r>
      </w:ins>
    </w:p>
    <w:p w14:paraId="13A179D1" w14:textId="179A3AC8" w:rsidR="006C6303" w:rsidRDefault="006C6303" w:rsidP="006C6303">
      <w:pPr>
        <w:spacing w:line="360" w:lineRule="auto"/>
        <w:jc w:val="both"/>
        <w:rPr>
          <w:ins w:id="69" w:author="USER" w:date="2025-09-23T06:18:00Z"/>
          <w:rFonts w:ascii="Times New Roman" w:hAnsi="Times New Roman" w:cs="Times New Roman"/>
          <w:sz w:val="24"/>
          <w:szCs w:val="24"/>
        </w:rPr>
      </w:pPr>
      <w:ins w:id="70" w:author="USER" w:date="2025-09-23T06:18:00Z">
        <w:r>
          <w:rPr>
            <w:rFonts w:ascii="Times New Roman" w:hAnsi="Times New Roman" w:cs="Times New Roman"/>
            <w:sz w:val="24"/>
            <w:szCs w:val="24"/>
          </w:rPr>
          <w:t>To develop an electronic mental health information system that supports efficient management and delivery of mental health services</w:t>
        </w:r>
      </w:ins>
    </w:p>
    <w:p w14:paraId="727F2AFF" w14:textId="77777777" w:rsidR="006C6303" w:rsidRDefault="006C6303" w:rsidP="009A1C22">
      <w:pPr>
        <w:spacing w:line="360" w:lineRule="auto"/>
        <w:jc w:val="both"/>
        <w:rPr>
          <w:rFonts w:ascii="Times New Roman" w:hAnsi="Times New Roman" w:cs="Times New Roman"/>
          <w:sz w:val="24"/>
          <w:szCs w:val="24"/>
        </w:rPr>
      </w:pPr>
    </w:p>
    <w:p w14:paraId="78D94DE9" w14:textId="77777777" w:rsidR="0084244B" w:rsidRDefault="0084244B" w:rsidP="009A1C22">
      <w:pPr>
        <w:spacing w:line="360" w:lineRule="auto"/>
        <w:jc w:val="both"/>
        <w:rPr>
          <w:rFonts w:ascii="Times New Roman" w:hAnsi="Times New Roman" w:cs="Times New Roman"/>
          <w:sz w:val="24"/>
          <w:szCs w:val="24"/>
        </w:rPr>
      </w:pPr>
    </w:p>
    <w:p w14:paraId="01DFFFD5" w14:textId="77777777" w:rsidR="0084244B" w:rsidRDefault="00C74CD2" w:rsidP="009A1C22">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Specific Objectives</w:t>
      </w:r>
    </w:p>
    <w:p w14:paraId="656E305A" w14:textId="6DF888AD" w:rsidR="0084244B" w:rsidRDefault="00C74CD2" w:rsidP="009A1C22">
      <w:pPr>
        <w:numPr>
          <w:ilvl w:val="0"/>
          <w:numId w:val="2"/>
        </w:numPr>
        <w:spacing w:line="360" w:lineRule="auto"/>
        <w:jc w:val="both"/>
        <w:rPr>
          <w:rFonts w:ascii="Times New Roman" w:hAnsi="Times New Roman" w:cs="Times New Roman"/>
          <w:sz w:val="24"/>
          <w:szCs w:val="24"/>
        </w:rPr>
      </w:pPr>
      <w:bookmarkStart w:id="71" w:name="_Ref18651"/>
      <w:r>
        <w:rPr>
          <w:rFonts w:ascii="Times New Roman" w:hAnsi="Times New Roman" w:cs="Times New Roman"/>
          <w:sz w:val="24"/>
          <w:szCs w:val="24"/>
        </w:rPr>
        <w:t>To analyze and review the existing electronic mental health information systems to identify its weaknesses.</w:t>
      </w:r>
      <w:bookmarkEnd w:id="71"/>
      <w:ins w:id="72" w:author="KIZZA" w:date="2025-09-08T15:30:00Z">
        <w:r>
          <w:rPr>
            <w:rFonts w:ascii="Times New Roman" w:hAnsi="Times New Roman" w:cs="Times New Roman"/>
            <w:sz w:val="24"/>
            <w:szCs w:val="24"/>
          </w:rPr>
          <w:t xml:space="preserve"> By doing a scoping review,</w:t>
        </w:r>
      </w:ins>
    </w:p>
    <w:p w14:paraId="3B4CB339" w14:textId="56FAB988" w:rsidR="0084244B" w:rsidRDefault="00C74CD2" w:rsidP="009A1C22">
      <w:pPr>
        <w:numPr>
          <w:ilvl w:val="0"/>
          <w:numId w:val="2"/>
        </w:numPr>
        <w:spacing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To </w:t>
      </w:r>
      <w:ins w:id="73" w:author="KIZZA" w:date="2025-09-08T15:31:00Z">
        <w:r>
          <w:rPr>
            <w:rFonts w:ascii="Times New Roman" w:hAnsi="Times New Roman" w:cs="Times New Roman"/>
            <w:sz w:val="24"/>
            <w:szCs w:val="24"/>
          </w:rPr>
          <w:t>co-</w:t>
        </w:r>
      </w:ins>
      <w:r>
        <w:rPr>
          <w:rFonts w:ascii="Times New Roman" w:hAnsi="Times New Roman" w:cs="Times New Roman"/>
          <w:sz w:val="24"/>
          <w:szCs w:val="24"/>
        </w:rPr>
        <w:t xml:space="preserve">design an </w:t>
      </w:r>
      <w:r w:rsidR="002457F8">
        <w:rPr>
          <w:rFonts w:ascii="Times New Roman" w:hAnsi="Times New Roman" w:cs="Times New Roman"/>
          <w:sz w:val="24"/>
          <w:szCs w:val="24"/>
        </w:rPr>
        <w:t>electronic mental health information system</w:t>
      </w:r>
      <w:r>
        <w:rPr>
          <w:rFonts w:ascii="Times New Roman" w:hAnsi="Times New Roman" w:cs="Times New Roman"/>
          <w:sz w:val="24"/>
          <w:szCs w:val="24"/>
        </w:rPr>
        <w:t xml:space="preserve"> for refugees.</w:t>
      </w:r>
    </w:p>
    <w:p w14:paraId="1AEC8D67" w14:textId="3620F03A" w:rsidR="0084244B" w:rsidRPr="0084244B" w:rsidRDefault="00C74CD2" w:rsidP="009A1C22">
      <w:pPr>
        <w:numPr>
          <w:ilvl w:val="0"/>
          <w:numId w:val="2"/>
        </w:numPr>
        <w:spacing w:line="360" w:lineRule="auto"/>
        <w:jc w:val="both"/>
        <w:rPr>
          <w:rFonts w:ascii="Times New Roman" w:hAnsi="Times New Roman" w:cs="Times New Roman"/>
          <w:strike/>
          <w:sz w:val="24"/>
          <w:szCs w:val="24"/>
          <w:rPrChange w:id="74" w:author="KIZZA" w:date="2025-09-08T15:31:00Z">
            <w:rPr>
              <w:rFonts w:ascii="Times New Roman" w:hAnsi="Times New Roman" w:cs="Times New Roman"/>
              <w:sz w:val="24"/>
              <w:szCs w:val="24"/>
            </w:rPr>
          </w:rPrChange>
        </w:rPr>
      </w:pPr>
      <w:r>
        <w:rPr>
          <w:rFonts w:ascii="Times New Roman" w:hAnsi="Times New Roman" w:cs="Times New Roman"/>
          <w:strike/>
          <w:sz w:val="24"/>
          <w:szCs w:val="24"/>
          <w:rPrChange w:id="75" w:author="KIZZA" w:date="2025-09-08T15:31:00Z">
            <w:rPr>
              <w:rFonts w:ascii="Times New Roman" w:hAnsi="Times New Roman" w:cs="Times New Roman"/>
              <w:sz w:val="24"/>
              <w:szCs w:val="24"/>
            </w:rPr>
          </w:rPrChange>
        </w:rPr>
        <w:t>To test and validate electronic mental health information system</w:t>
      </w:r>
      <w:r w:rsidR="00E14C98">
        <w:rPr>
          <w:rFonts w:ascii="Times New Roman" w:hAnsi="Times New Roman" w:cs="Times New Roman"/>
          <w:strike/>
          <w:sz w:val="24"/>
          <w:szCs w:val="24"/>
        </w:rPr>
        <w:t>.</w:t>
      </w:r>
    </w:p>
    <w:p w14:paraId="348A13A3" w14:textId="77777777" w:rsidR="0084244B" w:rsidRDefault="0084244B" w:rsidP="006C6303">
      <w:pPr>
        <w:spacing w:line="360" w:lineRule="auto"/>
        <w:rPr>
          <w:rFonts w:ascii="Times New Roman" w:hAnsi="Times New Roman" w:cs="Times New Roman"/>
          <w:sz w:val="24"/>
          <w:szCs w:val="24"/>
        </w:rPr>
      </w:pPr>
    </w:p>
    <w:p w14:paraId="7E28D5CA" w14:textId="478B6279" w:rsidR="0084244B" w:rsidRDefault="00C74CD2" w:rsidP="006C6303">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Research Question</w:t>
      </w:r>
      <w:r w:rsidR="00085B14">
        <w:rPr>
          <w:rFonts w:ascii="Times New Roman" w:hAnsi="Times New Roman" w:cs="Times New Roman"/>
          <w:b/>
          <w:bCs/>
          <w:sz w:val="24"/>
          <w:szCs w:val="24"/>
        </w:rPr>
        <w:t>s</w:t>
      </w:r>
    </w:p>
    <w:p w14:paraId="5F83E59C" w14:textId="77777777" w:rsidR="0084244B" w:rsidRDefault="00C74CD2" w:rsidP="006C6303">
      <w:pPr>
        <w:spacing w:line="360" w:lineRule="auto"/>
        <w:rPr>
          <w:rFonts w:ascii="Times New Roman" w:hAnsi="Times New Roman" w:cs="Times New Roman"/>
          <w:sz w:val="24"/>
          <w:szCs w:val="24"/>
        </w:rPr>
      </w:pPr>
      <w:r>
        <w:rPr>
          <w:rFonts w:ascii="Times New Roman" w:hAnsi="Times New Roman" w:cs="Times New Roman"/>
          <w:sz w:val="24"/>
          <w:szCs w:val="24"/>
        </w:rPr>
        <w:t>Does the use of electronic mental health information system improve the mental health services delivery among refugees?</w:t>
      </w:r>
    </w:p>
    <w:p w14:paraId="0F633D0A" w14:textId="77777777" w:rsidR="0084244B" w:rsidRDefault="0084244B" w:rsidP="006C6303">
      <w:pPr>
        <w:spacing w:line="360" w:lineRule="auto"/>
        <w:rPr>
          <w:rFonts w:ascii="Times New Roman" w:hAnsi="Times New Roman" w:cs="Times New Roman"/>
          <w:sz w:val="24"/>
          <w:szCs w:val="24"/>
        </w:rPr>
      </w:pPr>
    </w:p>
    <w:p w14:paraId="73FF5CF1" w14:textId="77777777" w:rsidR="0084244B" w:rsidRDefault="00C74CD2" w:rsidP="006C6303">
      <w:pPr>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Hypothesis</w:t>
      </w:r>
    </w:p>
    <w:p w14:paraId="73BE29D5" w14:textId="77777777" w:rsidR="0084244B" w:rsidRDefault="00C74CD2" w:rsidP="006C6303">
      <w:pPr>
        <w:spacing w:line="360" w:lineRule="auto"/>
        <w:jc w:val="both"/>
        <w:rPr>
          <w:rFonts w:ascii="Times New Roman" w:hAnsi="Times New Roman" w:cs="Times New Roman"/>
          <w:sz w:val="24"/>
          <w:szCs w:val="24"/>
        </w:rPr>
      </w:pPr>
      <w:r>
        <w:rPr>
          <w:rFonts w:ascii="Times New Roman" w:hAnsi="Times New Roman" w:cs="Times New Roman"/>
          <w:sz w:val="24"/>
          <w:szCs w:val="24"/>
        </w:rPr>
        <w:t>There is a positive impact on mental health services delivery among refugees through electronic mental health information system.</w:t>
      </w:r>
    </w:p>
    <w:p w14:paraId="73FCB848" w14:textId="77777777" w:rsidR="0084244B" w:rsidRDefault="0084244B" w:rsidP="00094FA6">
      <w:pPr>
        <w:spacing w:line="360" w:lineRule="auto"/>
        <w:jc w:val="both"/>
        <w:rPr>
          <w:rFonts w:ascii="Times New Roman" w:hAnsi="Times New Roman" w:cs="Times New Roman"/>
          <w:sz w:val="24"/>
          <w:szCs w:val="24"/>
        </w:rPr>
      </w:pPr>
    </w:p>
    <w:p w14:paraId="615C50DA" w14:textId="77777777" w:rsidR="0084244B" w:rsidRDefault="0084244B" w:rsidP="00094FA6">
      <w:pPr>
        <w:spacing w:line="360" w:lineRule="auto"/>
        <w:jc w:val="both"/>
        <w:rPr>
          <w:rFonts w:ascii="Times New Roman" w:hAnsi="Times New Roman" w:cs="Times New Roman"/>
          <w:sz w:val="24"/>
          <w:szCs w:val="24"/>
        </w:rPr>
      </w:pPr>
    </w:p>
    <w:p w14:paraId="7073A97A" w14:textId="77777777" w:rsidR="0084244B" w:rsidRDefault="0084244B" w:rsidP="00094FA6">
      <w:pPr>
        <w:spacing w:line="360" w:lineRule="auto"/>
        <w:jc w:val="both"/>
        <w:rPr>
          <w:rFonts w:ascii="Times New Roman" w:hAnsi="Times New Roman" w:cs="Times New Roman"/>
          <w:sz w:val="24"/>
          <w:szCs w:val="24"/>
        </w:rPr>
      </w:pPr>
    </w:p>
    <w:p w14:paraId="07ECBD0A" w14:textId="77777777" w:rsidR="0084244B" w:rsidRDefault="0084244B" w:rsidP="00094FA6">
      <w:pPr>
        <w:spacing w:line="360" w:lineRule="auto"/>
        <w:jc w:val="both"/>
        <w:rPr>
          <w:rFonts w:ascii="Times New Roman" w:hAnsi="Times New Roman" w:cs="Times New Roman"/>
          <w:sz w:val="24"/>
          <w:szCs w:val="24"/>
        </w:rPr>
      </w:pPr>
    </w:p>
    <w:p w14:paraId="20188CEF" w14:textId="77777777" w:rsidR="0084244B" w:rsidRDefault="0084244B" w:rsidP="00094FA6">
      <w:pPr>
        <w:spacing w:line="360" w:lineRule="auto"/>
        <w:jc w:val="both"/>
        <w:rPr>
          <w:rFonts w:ascii="Times New Roman" w:hAnsi="Times New Roman" w:cs="Times New Roman"/>
          <w:sz w:val="24"/>
          <w:szCs w:val="24"/>
        </w:rPr>
      </w:pPr>
    </w:p>
    <w:p w14:paraId="546E50A2" w14:textId="77777777" w:rsidR="0084244B" w:rsidRDefault="00C74CD2" w:rsidP="00094FA6">
      <w:pPr>
        <w:spacing w:line="360" w:lineRule="auto"/>
        <w:rPr>
          <w:rFonts w:ascii="Times New Roman" w:hAnsi="Times New Roman" w:cs="Times New Roman"/>
          <w:b/>
          <w:bCs/>
          <w:sz w:val="24"/>
          <w:szCs w:val="24"/>
        </w:rPr>
      </w:pPr>
      <w:r>
        <w:rPr>
          <w:rFonts w:ascii="Times New Roman" w:hAnsi="Times New Roman" w:cs="Times New Roman"/>
          <w:b/>
          <w:bCs/>
          <w:sz w:val="24"/>
          <w:szCs w:val="24"/>
        </w:rPr>
        <w:t>CHAPTER TWO. LITERATURE REVIEW</w:t>
      </w:r>
    </w:p>
    <w:p w14:paraId="64A78F17" w14:textId="77777777" w:rsidR="0084244B" w:rsidRDefault="0084244B" w:rsidP="00094FA6">
      <w:pPr>
        <w:spacing w:line="360" w:lineRule="auto"/>
        <w:rPr>
          <w:rFonts w:ascii="Times New Roman" w:hAnsi="Times New Roman" w:cs="Times New Roman"/>
          <w:sz w:val="24"/>
          <w:szCs w:val="24"/>
        </w:rPr>
      </w:pPr>
    </w:p>
    <w:p w14:paraId="0883E246" w14:textId="77777777" w:rsidR="0084244B" w:rsidRDefault="00C74CD2" w:rsidP="00425D63">
      <w:pPr>
        <w:spacing w:line="360" w:lineRule="auto"/>
        <w:rPr>
          <w:rFonts w:ascii="Times New Roman" w:hAnsi="Times New Roman" w:cs="Times New Roman"/>
          <w:b/>
          <w:bCs/>
          <w:sz w:val="24"/>
          <w:szCs w:val="24"/>
        </w:rPr>
      </w:pPr>
      <w:r>
        <w:rPr>
          <w:rFonts w:ascii="Times New Roman" w:hAnsi="Times New Roman" w:cs="Times New Roman"/>
          <w:b/>
          <w:bCs/>
          <w:sz w:val="24"/>
          <w:szCs w:val="24"/>
        </w:rPr>
        <w:t>2.1 Introduction</w:t>
      </w:r>
    </w:p>
    <w:p w14:paraId="58A7E497" w14:textId="77777777" w:rsidR="0084244B" w:rsidRDefault="00C74CD2" w:rsidP="00425D63">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reviews literature on Electronic mental health services delivery with the focus on electronic health information systems and their impact on the quality of mental healthcare for refugees in Uganda.</w:t>
      </w:r>
    </w:p>
    <w:p w14:paraId="04D864D6" w14:textId="77777777" w:rsidR="0084244B" w:rsidRDefault="0084244B" w:rsidP="00425D63">
      <w:pPr>
        <w:spacing w:line="360" w:lineRule="auto"/>
        <w:jc w:val="both"/>
        <w:rPr>
          <w:rFonts w:ascii="Times New Roman" w:hAnsi="Times New Roman" w:cs="Times New Roman"/>
          <w:sz w:val="24"/>
          <w:szCs w:val="24"/>
        </w:rPr>
      </w:pPr>
    </w:p>
    <w:p w14:paraId="7B84E2EC" w14:textId="77777777" w:rsidR="0084244B" w:rsidRDefault="00C74CD2" w:rsidP="00425D6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2.2 Strengthening Mental Health Care Systems for Syrian Refugees</w:t>
      </w:r>
    </w:p>
    <w:p w14:paraId="36D6469A" w14:textId="4CC0DA7C" w:rsidR="0084244B" w:rsidRDefault="00C74CD2" w:rsidP="000B2AF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Mental health care systems </w:t>
      </w:r>
      <w:bookmarkStart w:id="76" w:name="_GoBack"/>
      <w:bookmarkEnd w:id="76"/>
      <w:r w:rsidR="00760452">
        <w:rPr>
          <w:rFonts w:ascii="Times New Roman" w:hAnsi="Times New Roman" w:cs="Times New Roman"/>
          <w:sz w:val="24"/>
          <w:szCs w:val="24"/>
        </w:rPr>
        <w:t>were</w:t>
      </w:r>
      <w:r>
        <w:rPr>
          <w:rFonts w:ascii="Times New Roman" w:hAnsi="Times New Roman" w:cs="Times New Roman"/>
          <w:sz w:val="24"/>
          <w:szCs w:val="24"/>
        </w:rPr>
        <w:t xml:space="preserve"> developed to improve the mental healthcare for Syrian refugees by integrating scalable psychological interventions, such as World Health organization’s Problem Management Plus (PM+) into health systems across eight countries in Europe and the Middle East. Its aim was to address the growing mental health needs of displaced Syrians. Many of them were suffering from PTSD, depression and anxiety, by adapting evidence</w:t>
      </w:r>
      <w:r w:rsidR="00760452">
        <w:rPr>
          <w:rFonts w:ascii="Times New Roman" w:hAnsi="Times New Roman" w:cs="Times New Roman"/>
          <w:sz w:val="24"/>
          <w:szCs w:val="24"/>
        </w:rPr>
        <w:t>-</w:t>
      </w:r>
      <w:r>
        <w:rPr>
          <w:rFonts w:ascii="Times New Roman" w:hAnsi="Times New Roman" w:cs="Times New Roman"/>
          <w:sz w:val="24"/>
          <w:szCs w:val="24"/>
        </w:rPr>
        <w:t xml:space="preserve">based care models that can be delivered by trained </w:t>
      </w:r>
      <w:r>
        <w:rPr>
          <w:rFonts w:ascii="Times New Roman" w:hAnsi="Times New Roman" w:cs="Times New Roman"/>
          <w:sz w:val="24"/>
          <w:szCs w:val="24"/>
        </w:rPr>
        <w:lastRenderedPageBreak/>
        <w:t>people and peer refugees. The study involved a review of the program design and implementation strategies under the STRENGTHS Program focusing on cultural adoption delivery trough group, individual and smart formats. It shows that the use of non-professionals to deliver brief psychological support is both feasible and effective in low resource settings. The study confirmed that problem management plus interventions can significantly reduce psychological distress and improve functioning, proving scalable mental health solutions are possible even in crisis situations when paired with proper adaptation and training. However, there is lack of limited application of stepped care models, shortage of Arabic speaking professionals and lack of robust evaluations of long term outcomes in refugees’ populations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&lt;EndNote&gt;&lt;Cite&gt;&lt;Author&gt;Sijbrandija&lt;/Author&gt;&lt;Year&gt;2017&lt;/Year&gt;&lt;RecNum&gt;0&lt;/RecNum&gt;&lt;IDText&gt; Strengthening mental health care systems for Syrian refugees in Europe and the Middle East: integrating scalable psychological interventions in eight countries. &lt;/IDText&gt;&lt;DisplayText&gt;(Sijbrandija, 2017)&lt;/DisplayText&gt;&lt;record&gt;&lt;ref-type name="Journal Article"&gt;17&lt;/ref-type&gt;&lt;contributors&gt;&lt;authors&gt;&lt;author&gt;Sijbrandija, Marit&lt;/author&gt;&lt;/authors&gt;&lt;/contributors&gt;&lt;titles&gt;&lt;title&gt; Strengthening mental health care systems for Syrian refugees in Europe and the Middle East: integrating scalable psychological interventions in eight countries. &lt;/title&gt;&lt;secondary-title&gt; EUROPEAN JOURNAL OF PSYCHOTRAUMATOLOGY&lt;/secondary-title&gt;&lt;/titles&gt;&lt;dates&gt;&lt;year&gt;2017&lt;/year&gt;&lt;/dates&gt;&lt;/record&gt;&lt;/Cite&gt;&lt;/EndNote&gt;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(Sijbrandija, 2017)</w:t>
      </w:r>
      <w:r>
        <w:rPr>
          <w:rFonts w:ascii="Times New Roman" w:hAnsi="Times New Roman" w:cs="Times New Roman"/>
          <w:sz w:val="24"/>
          <w:szCs w:val="24"/>
        </w:rPr>
        <w:fldChar w:fldCharType="end"/>
      </w:r>
      <w:r>
        <w:rPr>
          <w:rFonts w:ascii="Times New Roman" w:hAnsi="Times New Roman" w:cs="Times New Roman"/>
          <w:sz w:val="24"/>
          <w:szCs w:val="24"/>
        </w:rPr>
        <w:t>.</w:t>
      </w:r>
    </w:p>
    <w:p w14:paraId="530E1BE2" w14:textId="77777777" w:rsidR="0084244B" w:rsidRDefault="0084244B" w:rsidP="002A36F3">
      <w:pPr>
        <w:spacing w:line="360" w:lineRule="auto"/>
        <w:jc w:val="both"/>
        <w:rPr>
          <w:rFonts w:ascii="Times New Roman" w:hAnsi="Times New Roman" w:cs="Times New Roman"/>
          <w:sz w:val="24"/>
          <w:szCs w:val="24"/>
        </w:rPr>
      </w:pPr>
    </w:p>
    <w:p w14:paraId="790101E8" w14:textId="77777777" w:rsidR="0084244B" w:rsidRDefault="00C74CD2" w:rsidP="00D1589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2.3 Key Influences in the Design and Implementation of Mental Health Information Systems in Ghana and South Africa.</w:t>
      </w:r>
    </w:p>
    <w:p w14:paraId="481F3632" w14:textId="77777777" w:rsidR="0084244B" w:rsidRDefault="0084244B">
      <w:pPr>
        <w:spacing w:line="360" w:lineRule="auto"/>
        <w:jc w:val="both"/>
        <w:rPr>
          <w:rFonts w:ascii="Times New Roman" w:hAnsi="Times New Roman" w:cs="Times New Roman"/>
          <w:sz w:val="24"/>
          <w:szCs w:val="24"/>
        </w:rPr>
      </w:pPr>
    </w:p>
    <w:p w14:paraId="55E15607"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Mental health information system was designed and implemented in Ghana and South Africa to improve mental health monitoring and service delivery. The objective of the study was to identify the main factors influencing the success or failure of mental health information system development, especially in low and middle-income countries.</w:t>
      </w:r>
    </w:p>
    <w:p w14:paraId="6F682721" w14:textId="57307556" w:rsidR="0084244B" w:rsidRDefault="00C74CD2">
      <w:pPr>
        <w:spacing w:line="360" w:lineRule="auto"/>
        <w:ind w:firstLineChars="50" w:firstLine="120"/>
        <w:jc w:val="both"/>
        <w:rPr>
          <w:rFonts w:ascii="Times New Roman" w:hAnsi="Times New Roman" w:cs="Times New Roman"/>
          <w:sz w:val="24"/>
          <w:szCs w:val="24"/>
        </w:rPr>
      </w:pPr>
      <w:r>
        <w:rPr>
          <w:rFonts w:ascii="Times New Roman" w:hAnsi="Times New Roman" w:cs="Times New Roman"/>
          <w:sz w:val="24"/>
          <w:szCs w:val="24"/>
        </w:rPr>
        <w:t>A Qualitative case study was conducted using semi structured interviews with 67 key stakeholders including hospitals staff, policy makers and data officers, supported by thematic reviews and thematic analysis using frame work approach. The results revealed that both countries benefited from better tools and improve data accuracy and increased awareness of mental health needs. In Ghana, a computerized registration system was introduced in psychiatric hospitals, while South Africa expended its district health indicators for mental health hospitals. The study shows that with stakeholder support, local training and local adaptation, mental health information system can improve not only data quality but also staff motivation and mental health governance. However, there was poor integration with national systems, low funding and insufficient training, and lack of early stakeholder engagement in system design</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 Ahuja&lt;/Author&gt;&lt;Year&gt;2016&lt;/Year&gt;&lt;RecNum&gt;0&lt;/RecNum&gt;&lt;IDText&gt;Key influences in the design and implementation of mental health information systems in Ghana and South Africa&lt;/IDText&gt;&lt;DisplayText&gt;(S. Ahuja, 2016)&lt;/DisplayText&gt;&lt;record&gt;&lt;ref-type name="Journal Article"&gt;17&lt;/ref-type&gt;&lt;contributors&gt;&lt;authors&gt;&lt;author&gt;S. Ahuja, T. Mirzoev&lt;/author&gt;&lt;/authors&gt;&lt;/contributors&gt;&lt;titles&gt;&lt;title&gt;Key influences in the design and implementation of mental health information systems in Ghana and South Africa&lt;/title&gt;&lt;/titles&gt;&lt;dates&gt;&lt;year&gt;2016&lt;/year&gt;&lt;/dates&gt;&lt;/record&gt;&lt;/Cite&gt;&lt;/EndNote&gt;</w:instrText>
      </w:r>
      <w:r>
        <w:rPr>
          <w:rFonts w:ascii="Times New Roman" w:hAnsi="Times New Roman" w:cs="Times New Roman"/>
          <w:sz w:val="24"/>
          <w:szCs w:val="24"/>
        </w:rPr>
        <w:fldChar w:fldCharType="separate"/>
      </w:r>
      <w:r>
        <w:rPr>
          <w:rFonts w:ascii="Times New Roman" w:hAnsi="Times New Roman" w:cs="Times New Roman"/>
          <w:sz w:val="24"/>
          <w:szCs w:val="24"/>
        </w:rPr>
        <w:t>(S. Ahuja, 2016)</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6CA86182" w14:textId="77777777" w:rsidR="0084244B" w:rsidRDefault="0084244B">
      <w:pPr>
        <w:spacing w:line="360" w:lineRule="auto"/>
        <w:rPr>
          <w:rFonts w:ascii="Times New Roman" w:hAnsi="Times New Roman" w:cs="Times New Roman"/>
          <w:sz w:val="24"/>
          <w:szCs w:val="24"/>
        </w:rPr>
      </w:pPr>
    </w:p>
    <w:p w14:paraId="0302D1FB" w14:textId="77777777" w:rsidR="0084244B" w:rsidRDefault="0084244B">
      <w:pPr>
        <w:spacing w:line="360" w:lineRule="auto"/>
        <w:jc w:val="both"/>
        <w:rPr>
          <w:rFonts w:ascii="Times New Roman" w:hAnsi="Times New Roman" w:cs="Times New Roman"/>
          <w:sz w:val="24"/>
          <w:szCs w:val="24"/>
        </w:rPr>
      </w:pPr>
    </w:p>
    <w:p w14:paraId="72622AE7" w14:textId="77777777" w:rsidR="0084244B" w:rsidRDefault="0084244B">
      <w:pPr>
        <w:spacing w:line="360" w:lineRule="auto"/>
        <w:jc w:val="both"/>
        <w:rPr>
          <w:rFonts w:ascii="Times New Roman" w:hAnsi="Times New Roman" w:cs="Times New Roman"/>
          <w:sz w:val="24"/>
          <w:szCs w:val="24"/>
        </w:rPr>
      </w:pPr>
    </w:p>
    <w:p w14:paraId="1A7C0D5D" w14:textId="77777777" w:rsidR="0084244B" w:rsidRDefault="0084244B">
      <w:pPr>
        <w:spacing w:line="360" w:lineRule="auto"/>
        <w:jc w:val="both"/>
        <w:rPr>
          <w:rFonts w:ascii="Times New Roman" w:hAnsi="Times New Roman" w:cs="Times New Roman"/>
          <w:sz w:val="24"/>
          <w:szCs w:val="24"/>
        </w:rPr>
      </w:pPr>
    </w:p>
    <w:p w14:paraId="27A4F957" w14:textId="77777777" w:rsidR="0084244B" w:rsidRDefault="0084244B">
      <w:pPr>
        <w:spacing w:line="360" w:lineRule="auto"/>
        <w:jc w:val="both"/>
        <w:rPr>
          <w:rFonts w:ascii="Times New Roman" w:hAnsi="Times New Roman" w:cs="Times New Roman"/>
          <w:sz w:val="24"/>
          <w:szCs w:val="24"/>
        </w:rPr>
      </w:pPr>
    </w:p>
    <w:p w14:paraId="09E714D7" w14:textId="77777777" w:rsidR="0084244B" w:rsidRDefault="0084244B">
      <w:pPr>
        <w:spacing w:line="360" w:lineRule="auto"/>
        <w:jc w:val="both"/>
        <w:rPr>
          <w:rFonts w:ascii="Times New Roman" w:hAnsi="Times New Roman" w:cs="Times New Roman"/>
          <w:sz w:val="24"/>
          <w:szCs w:val="24"/>
        </w:rPr>
      </w:pPr>
    </w:p>
    <w:p w14:paraId="2DBDC629" w14:textId="77777777" w:rsidR="0084244B" w:rsidRDefault="0084244B">
      <w:pPr>
        <w:spacing w:line="360" w:lineRule="auto"/>
        <w:jc w:val="both"/>
        <w:rPr>
          <w:rFonts w:ascii="Times New Roman" w:hAnsi="Times New Roman" w:cs="Times New Roman"/>
          <w:sz w:val="24"/>
          <w:szCs w:val="24"/>
        </w:rPr>
      </w:pPr>
    </w:p>
    <w:p w14:paraId="25B01A93" w14:textId="66067944" w:rsidR="0084244B" w:rsidRDefault="0084244B" w:rsidP="00C74CD2">
      <w:pPr>
        <w:spacing w:line="360" w:lineRule="auto"/>
        <w:jc w:val="both"/>
        <w:rPr>
          <w:rFonts w:ascii="Times New Roman" w:hAnsi="Times New Roman" w:cs="Times New Roman"/>
          <w:sz w:val="24"/>
          <w:szCs w:val="24"/>
        </w:rPr>
      </w:pPr>
    </w:p>
    <w:p w14:paraId="2167163F" w14:textId="77777777" w:rsidR="00C74CD2" w:rsidRDefault="00C74CD2">
      <w:pPr>
        <w:spacing w:line="360" w:lineRule="auto"/>
        <w:jc w:val="both"/>
        <w:rPr>
          <w:rFonts w:ascii="Times New Roman" w:hAnsi="Times New Roman" w:cs="Times New Roman"/>
          <w:sz w:val="24"/>
          <w:szCs w:val="24"/>
        </w:rPr>
      </w:pPr>
    </w:p>
    <w:p w14:paraId="59079AA2" w14:textId="77777777" w:rsidR="0084244B" w:rsidRDefault="0084244B">
      <w:pPr>
        <w:spacing w:line="360" w:lineRule="auto"/>
        <w:jc w:val="both"/>
        <w:rPr>
          <w:rFonts w:ascii="Times New Roman" w:hAnsi="Times New Roman" w:cs="Times New Roman"/>
          <w:sz w:val="24"/>
          <w:szCs w:val="24"/>
        </w:rPr>
      </w:pPr>
    </w:p>
    <w:p w14:paraId="7333D070" w14:textId="77777777" w:rsidR="0084244B" w:rsidRDefault="0084244B">
      <w:pPr>
        <w:spacing w:line="360" w:lineRule="auto"/>
        <w:jc w:val="both"/>
        <w:rPr>
          <w:rFonts w:ascii="Times New Roman" w:hAnsi="Times New Roman" w:cs="Times New Roman"/>
          <w:sz w:val="24"/>
          <w:szCs w:val="24"/>
        </w:rPr>
      </w:pPr>
    </w:p>
    <w:p w14:paraId="0E3D7C0F"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CHAPTER THREE METHODOLOGY</w:t>
      </w:r>
    </w:p>
    <w:p w14:paraId="7443FD08" w14:textId="77777777" w:rsidR="0084244B" w:rsidRDefault="0084244B">
      <w:pPr>
        <w:spacing w:line="360" w:lineRule="auto"/>
        <w:jc w:val="both"/>
        <w:rPr>
          <w:rFonts w:ascii="Times New Roman" w:hAnsi="Times New Roman" w:cs="Times New Roman"/>
          <w:b/>
          <w:bCs/>
          <w:sz w:val="24"/>
          <w:szCs w:val="24"/>
        </w:rPr>
      </w:pPr>
    </w:p>
    <w:p w14:paraId="4B4ED8E1"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3.1 Introduction </w:t>
      </w:r>
    </w:p>
    <w:p w14:paraId="258DA616"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involves research design, sampling techniques and data collection tools to use for designing and implementation of electronic mental health information system for refugees. It also points out the ethical considerations to ensure the study maintain the integrity and respect participant rights including their privacy and the confidentiality of their data.</w:t>
      </w:r>
    </w:p>
    <w:p w14:paraId="4F9BADBD" w14:textId="77777777" w:rsidR="0084244B" w:rsidRDefault="0084244B">
      <w:pPr>
        <w:spacing w:line="360" w:lineRule="auto"/>
        <w:jc w:val="both"/>
        <w:rPr>
          <w:rFonts w:ascii="Times New Roman" w:hAnsi="Times New Roman" w:cs="Times New Roman"/>
          <w:sz w:val="24"/>
          <w:szCs w:val="24"/>
        </w:rPr>
      </w:pPr>
    </w:p>
    <w:p w14:paraId="6B0E67B1"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3.2</w:t>
      </w:r>
      <w:r>
        <w:rPr>
          <w:rFonts w:ascii="Times New Roman" w:hAnsi="Times New Roman" w:cs="Times New Roman"/>
          <w:sz w:val="24"/>
          <w:szCs w:val="24"/>
        </w:rPr>
        <w:t xml:space="preserve"> </w:t>
      </w:r>
      <w:r>
        <w:rPr>
          <w:rFonts w:ascii="Times New Roman" w:hAnsi="Times New Roman" w:cs="Times New Roman"/>
          <w:b/>
          <w:bCs/>
          <w:sz w:val="24"/>
          <w:szCs w:val="24"/>
        </w:rPr>
        <w:t>Research Design</w:t>
      </w:r>
    </w:p>
    <w:p w14:paraId="61667499"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 combines both quantitative and qualitative approaches to provide and in depth understanding of the use of electronic mental health information system among refugees in Uganda.</w:t>
      </w:r>
    </w:p>
    <w:p w14:paraId="43AE3902" w14:textId="77777777" w:rsidR="0084244B" w:rsidRDefault="0084244B">
      <w:pPr>
        <w:spacing w:line="360" w:lineRule="auto"/>
        <w:jc w:val="both"/>
        <w:rPr>
          <w:rFonts w:ascii="Times New Roman" w:hAnsi="Times New Roman" w:cs="Times New Roman"/>
          <w:sz w:val="24"/>
          <w:szCs w:val="24"/>
        </w:rPr>
      </w:pPr>
    </w:p>
    <w:p w14:paraId="6D5CB4E8"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3.2 Sampling Techniques</w:t>
      </w:r>
    </w:p>
    <w:p w14:paraId="616C95C0"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uses both quantitative and qualitative sampling techniques, thus ensuring a well-rounded and in depth understanding the use and the challenges of electronic mental health services delivery among refugees.</w:t>
      </w:r>
    </w:p>
    <w:p w14:paraId="417F65FA" w14:textId="77777777" w:rsidR="0084244B" w:rsidRDefault="0084244B">
      <w:pPr>
        <w:spacing w:line="360" w:lineRule="auto"/>
        <w:jc w:val="both"/>
        <w:rPr>
          <w:rFonts w:ascii="Times New Roman" w:hAnsi="Times New Roman" w:cs="Times New Roman"/>
          <w:sz w:val="24"/>
          <w:szCs w:val="24"/>
        </w:rPr>
      </w:pPr>
    </w:p>
    <w:p w14:paraId="7AB058F7"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3.2.1 Quantitative sampling Techniques</w:t>
      </w:r>
    </w:p>
    <w:p w14:paraId="53EB5E50" w14:textId="31DC5DAA"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Stratified Random: With this technique refugee population is divided into different homogenous subgroups</w:t>
      </w:r>
      <w:r w:rsidR="0022410F">
        <w:rPr>
          <w:rFonts w:ascii="Times New Roman" w:hAnsi="Times New Roman" w:cs="Times New Roman"/>
          <w:sz w:val="24"/>
          <w:szCs w:val="24"/>
        </w:rPr>
        <w:t xml:space="preserve"> </w:t>
      </w:r>
      <w:r>
        <w:rPr>
          <w:rFonts w:ascii="Times New Roman" w:hAnsi="Times New Roman" w:cs="Times New Roman"/>
          <w:sz w:val="24"/>
          <w:szCs w:val="24"/>
        </w:rPr>
        <w:t>based characteristics such gender, nationality and Health center type. Participant are randomly selected from each stratum. This ensures that the sample accurately reflects the diversity of refugees and improves the generalizability of findings.</w:t>
      </w:r>
    </w:p>
    <w:p w14:paraId="7E05F72B"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Systematic sampling</w:t>
      </w:r>
      <w:r>
        <w:rPr>
          <w:rFonts w:ascii="Times New Roman" w:hAnsi="Times New Roman" w:cs="Times New Roman"/>
          <w:b/>
          <w:bCs/>
          <w:sz w:val="24"/>
          <w:szCs w:val="24"/>
        </w:rPr>
        <w:t>:</w:t>
      </w:r>
      <w:r>
        <w:rPr>
          <w:rFonts w:ascii="Times New Roman" w:hAnsi="Times New Roman" w:cs="Times New Roman"/>
          <w:sz w:val="24"/>
          <w:szCs w:val="24"/>
        </w:rPr>
        <w:t xml:space="preserve"> This involves selecting every nth refugees from a list.</w:t>
      </w:r>
    </w:p>
    <w:p w14:paraId="698F824B" w14:textId="77777777" w:rsidR="0084244B" w:rsidRDefault="0084244B">
      <w:pPr>
        <w:spacing w:line="360" w:lineRule="auto"/>
        <w:jc w:val="both"/>
        <w:rPr>
          <w:rFonts w:ascii="Times New Roman" w:hAnsi="Times New Roman" w:cs="Times New Roman"/>
          <w:sz w:val="24"/>
          <w:szCs w:val="24"/>
        </w:rPr>
      </w:pPr>
    </w:p>
    <w:p w14:paraId="2407CEBF"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3.2.2 Qualitative Sampling Technique</w:t>
      </w:r>
    </w:p>
    <w:p w14:paraId="7F0E62A8" w14:textId="4CC81472" w:rsidR="0084244B" w:rsidRDefault="00C74CD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Purpose Sampling: </w:t>
      </w:r>
      <w:r>
        <w:rPr>
          <w:rFonts w:ascii="Times New Roman" w:hAnsi="Times New Roman" w:cs="Times New Roman"/>
          <w:sz w:val="24"/>
          <w:szCs w:val="24"/>
        </w:rPr>
        <w:t>This involves selecting participants based on the specific characteristics, knowledge or experiences relevant to the study objectives.</w:t>
      </w:r>
      <w:r w:rsidR="0022410F">
        <w:rPr>
          <w:rFonts w:ascii="Times New Roman" w:hAnsi="Times New Roman" w:cs="Times New Roman"/>
          <w:sz w:val="24"/>
          <w:szCs w:val="24"/>
        </w:rPr>
        <w:t xml:space="preserve"> </w:t>
      </w:r>
      <w:r>
        <w:rPr>
          <w:rFonts w:ascii="Times New Roman" w:hAnsi="Times New Roman" w:cs="Times New Roman"/>
          <w:sz w:val="24"/>
          <w:szCs w:val="24"/>
        </w:rPr>
        <w:t xml:space="preserve">This technique </w:t>
      </w:r>
      <w:r w:rsidR="0022410F">
        <w:rPr>
          <w:rFonts w:ascii="Times New Roman" w:hAnsi="Times New Roman" w:cs="Times New Roman"/>
          <w:sz w:val="24"/>
          <w:szCs w:val="24"/>
        </w:rPr>
        <w:t>targets</w:t>
      </w:r>
      <w:r>
        <w:rPr>
          <w:rFonts w:ascii="Times New Roman" w:hAnsi="Times New Roman" w:cs="Times New Roman"/>
          <w:sz w:val="24"/>
          <w:szCs w:val="24"/>
        </w:rPr>
        <w:t xml:space="preserve"> the refugees who use electronic health platforms and ensure their experiences and insights are central to the </w:t>
      </w:r>
      <w:r w:rsidR="0022410F">
        <w:rPr>
          <w:rFonts w:ascii="Times New Roman" w:hAnsi="Times New Roman" w:cs="Times New Roman"/>
          <w:sz w:val="24"/>
          <w:szCs w:val="24"/>
        </w:rPr>
        <w:t>study ‘</w:t>
      </w:r>
      <w:r>
        <w:rPr>
          <w:rFonts w:ascii="Times New Roman" w:hAnsi="Times New Roman" w:cs="Times New Roman"/>
          <w:sz w:val="24"/>
          <w:szCs w:val="24"/>
        </w:rPr>
        <w:t>s investigation.</w:t>
      </w:r>
    </w:p>
    <w:p w14:paraId="079E6F75" w14:textId="77777777" w:rsidR="0084244B" w:rsidRDefault="0084244B">
      <w:pPr>
        <w:spacing w:line="360" w:lineRule="auto"/>
        <w:jc w:val="both"/>
        <w:rPr>
          <w:rFonts w:ascii="Times New Roman" w:hAnsi="Times New Roman" w:cs="Times New Roman"/>
          <w:sz w:val="24"/>
          <w:szCs w:val="24"/>
        </w:rPr>
      </w:pPr>
    </w:p>
    <w:p w14:paraId="5DE8CD6B" w14:textId="77777777" w:rsidR="0084244B" w:rsidRDefault="0084244B">
      <w:pPr>
        <w:spacing w:line="360" w:lineRule="auto"/>
        <w:jc w:val="both"/>
        <w:rPr>
          <w:rFonts w:ascii="Times New Roman" w:hAnsi="Times New Roman" w:cs="Times New Roman"/>
          <w:sz w:val="24"/>
          <w:szCs w:val="24"/>
        </w:rPr>
      </w:pPr>
    </w:p>
    <w:p w14:paraId="71B60C71"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 Data Collection Methods</w:t>
      </w:r>
    </w:p>
    <w:p w14:paraId="5D2C65E7"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These involve the use of both quantitative and qualitative data collection methods to ensure comprehensive and reliable results from the study.</w:t>
      </w:r>
    </w:p>
    <w:p w14:paraId="1F01D7FB" w14:textId="77777777" w:rsidR="0084244B" w:rsidRDefault="0084244B">
      <w:pPr>
        <w:spacing w:line="360" w:lineRule="auto"/>
        <w:jc w:val="both"/>
        <w:rPr>
          <w:rFonts w:ascii="Times New Roman" w:hAnsi="Times New Roman" w:cs="Times New Roman"/>
          <w:sz w:val="24"/>
          <w:szCs w:val="24"/>
        </w:rPr>
      </w:pPr>
    </w:p>
    <w:p w14:paraId="3A0BE4A7"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3.3.1 Quantitative data collection methods.</w:t>
      </w:r>
    </w:p>
    <w:p w14:paraId="6D60C82A"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These methods focus on collecting numerical data which can be statistically analyzed.</w:t>
      </w:r>
    </w:p>
    <w:p w14:paraId="62E57B99" w14:textId="41230DB5"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Structured surveys/questionnaires: These involve closed ended questions on electronic health usage, benefits and challenges. They are used to collect data from sample of refugees using both online and </w:t>
      </w:r>
      <w:r w:rsidR="0022410F">
        <w:rPr>
          <w:rFonts w:ascii="Times New Roman" w:hAnsi="Times New Roman" w:cs="Times New Roman"/>
          <w:sz w:val="24"/>
          <w:szCs w:val="24"/>
        </w:rPr>
        <w:t>paper-based</w:t>
      </w:r>
      <w:r>
        <w:rPr>
          <w:rFonts w:ascii="Times New Roman" w:hAnsi="Times New Roman" w:cs="Times New Roman"/>
          <w:sz w:val="24"/>
          <w:szCs w:val="24"/>
        </w:rPr>
        <w:t xml:space="preserve"> survey forms.</w:t>
      </w:r>
    </w:p>
    <w:p w14:paraId="50940212" w14:textId="77777777" w:rsidR="0084244B" w:rsidRDefault="0084244B">
      <w:pPr>
        <w:spacing w:line="360" w:lineRule="auto"/>
        <w:jc w:val="both"/>
        <w:rPr>
          <w:rFonts w:ascii="Times New Roman" w:hAnsi="Times New Roman" w:cs="Times New Roman"/>
          <w:sz w:val="24"/>
          <w:szCs w:val="24"/>
        </w:rPr>
      </w:pPr>
    </w:p>
    <w:p w14:paraId="55A1F3FB"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3.3.2 Qualitative data collections methods</w:t>
      </w:r>
    </w:p>
    <w:p w14:paraId="17F0491E"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These data collection methods emphasize in depth insights and personal experiences related to electronic mental health services.</w:t>
      </w:r>
    </w:p>
    <w:p w14:paraId="005A7E31" w14:textId="77777777" w:rsidR="0084244B" w:rsidRDefault="0084244B">
      <w:pPr>
        <w:spacing w:line="360" w:lineRule="auto"/>
        <w:jc w:val="both"/>
        <w:rPr>
          <w:rFonts w:ascii="Times New Roman" w:hAnsi="Times New Roman" w:cs="Times New Roman"/>
          <w:sz w:val="24"/>
          <w:szCs w:val="24"/>
        </w:rPr>
      </w:pPr>
    </w:p>
    <w:p w14:paraId="6777C229" w14:textId="741D81FE"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Observations: Examine the </w:t>
      </w:r>
      <w:r w:rsidR="0022410F">
        <w:rPr>
          <w:rFonts w:ascii="Times New Roman" w:hAnsi="Times New Roman" w:cs="Times New Roman"/>
          <w:sz w:val="24"/>
          <w:szCs w:val="24"/>
        </w:rPr>
        <w:t>refugees’</w:t>
      </w:r>
      <w:r>
        <w:rPr>
          <w:rFonts w:ascii="Times New Roman" w:hAnsi="Times New Roman" w:cs="Times New Roman"/>
          <w:sz w:val="24"/>
          <w:szCs w:val="24"/>
        </w:rPr>
        <w:t xml:space="preserve"> interaction with electronic health platforms. This helps understand usability challenges and engagement levels.</w:t>
      </w:r>
    </w:p>
    <w:p w14:paraId="3034A57B"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Interview: Interviews are conducted on selected refugees who use electronic health services.</w:t>
      </w:r>
    </w:p>
    <w:p w14:paraId="01D90A87"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Focus groups: This involves engage small group of refugees in discussions about the mental health services.</w:t>
      </w:r>
    </w:p>
    <w:p w14:paraId="2814D53D" w14:textId="77777777" w:rsidR="0084244B" w:rsidRDefault="0084244B">
      <w:pPr>
        <w:spacing w:line="360" w:lineRule="auto"/>
        <w:jc w:val="both"/>
        <w:rPr>
          <w:rFonts w:ascii="Times New Roman" w:hAnsi="Times New Roman" w:cs="Times New Roman"/>
          <w:sz w:val="24"/>
          <w:szCs w:val="24"/>
        </w:rPr>
      </w:pPr>
    </w:p>
    <w:p w14:paraId="23A6E59E"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3.4 Ethical Considerations</w:t>
      </w:r>
    </w:p>
    <w:p w14:paraId="3D469875"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Ethical research standards ensure the following:</w:t>
      </w:r>
    </w:p>
    <w:p w14:paraId="6ED77D14"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Informed consent: The participant will be briefed on the study’s purpose and provide informant consent.</w:t>
      </w:r>
    </w:p>
    <w:p w14:paraId="72C7091F"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Confidentiality: The information will be kept confidential and the responses will be used for the academic purposes.</w:t>
      </w:r>
    </w:p>
    <w:p w14:paraId="4453916E"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Voluntary participation: Participant has the right to withdraw any time without any consequences.</w:t>
      </w:r>
    </w:p>
    <w:p w14:paraId="32F69468"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Approval: All necessary ethical clearance will be obtained from the relevant relevant research ethics committees.</w:t>
      </w:r>
    </w:p>
    <w:p w14:paraId="46D9DD00" w14:textId="77777777" w:rsidR="0084244B" w:rsidRDefault="0084244B">
      <w:pPr>
        <w:spacing w:line="360" w:lineRule="auto"/>
        <w:jc w:val="both"/>
        <w:rPr>
          <w:rFonts w:ascii="Times New Roman" w:hAnsi="Times New Roman" w:cs="Times New Roman"/>
          <w:sz w:val="24"/>
          <w:szCs w:val="24"/>
        </w:rPr>
      </w:pPr>
    </w:p>
    <w:p w14:paraId="70A7E263" w14:textId="77777777" w:rsidR="0084244B" w:rsidRDefault="0084244B">
      <w:pPr>
        <w:spacing w:line="360" w:lineRule="auto"/>
        <w:jc w:val="both"/>
        <w:rPr>
          <w:rFonts w:ascii="Times New Roman" w:hAnsi="Times New Roman" w:cs="Times New Roman"/>
          <w:sz w:val="24"/>
          <w:szCs w:val="24"/>
        </w:rPr>
      </w:pPr>
    </w:p>
    <w:p w14:paraId="4ED46804" w14:textId="77777777" w:rsidR="0084244B" w:rsidRDefault="0084244B">
      <w:pPr>
        <w:spacing w:line="360" w:lineRule="auto"/>
        <w:jc w:val="both"/>
        <w:rPr>
          <w:rFonts w:ascii="Times New Roman" w:hAnsi="Times New Roman" w:cs="Times New Roman"/>
          <w:sz w:val="24"/>
          <w:szCs w:val="24"/>
        </w:rPr>
      </w:pPr>
    </w:p>
    <w:p w14:paraId="497F623C" w14:textId="77777777" w:rsidR="0084244B" w:rsidRDefault="00C74CD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5A69C792" w14:textId="77777777" w:rsidR="0084244B" w:rsidRDefault="00C74CD2">
      <w:pPr>
        <w:spacing w:line="360" w:lineRule="auto"/>
        <w:jc w:val="both"/>
        <w:rPr>
          <w:rFonts w:ascii="Times New Roman" w:hAnsi="Times New Roman" w:cs="Times New Roman"/>
          <w:sz w:val="24"/>
          <w:szCs w:val="24"/>
        </w:rPr>
      </w:pPr>
      <w:r>
        <w:rPr>
          <w:rFonts w:ascii="Times New Roman" w:hAnsi="Times New Roman" w:cs="Times New Roman"/>
          <w:sz w:val="24"/>
          <w:szCs w:val="24"/>
        </w:rPr>
        <w:t>Mental health problems among refugees are serious and increasing. In Uganda, the regular health system is not well prepared to handle the number and complexity of mental health issues in refugee camps. An electronic Mental Health information system offers a digital way to improve care, it can help with early diagnosis, make follow up easier, keep records organized and protect patient privacy.</w:t>
      </w:r>
    </w:p>
    <w:p w14:paraId="5B66221E" w14:textId="77777777" w:rsidR="0084244B" w:rsidRDefault="0084244B">
      <w:pPr>
        <w:spacing w:line="360" w:lineRule="auto"/>
        <w:jc w:val="both"/>
        <w:rPr>
          <w:rFonts w:ascii="Times New Roman" w:hAnsi="Times New Roman" w:cs="Times New Roman"/>
          <w:sz w:val="24"/>
          <w:szCs w:val="24"/>
        </w:rPr>
      </w:pPr>
    </w:p>
    <w:p w14:paraId="23E43FE2" w14:textId="77777777" w:rsidR="0084244B" w:rsidRDefault="0084244B">
      <w:pPr>
        <w:spacing w:line="360" w:lineRule="auto"/>
        <w:jc w:val="both"/>
        <w:rPr>
          <w:rFonts w:ascii="Times New Roman" w:hAnsi="Times New Roman" w:cs="Times New Roman"/>
          <w:sz w:val="24"/>
          <w:szCs w:val="24"/>
        </w:rPr>
      </w:pPr>
    </w:p>
    <w:p w14:paraId="67163622" w14:textId="77777777" w:rsidR="0084244B" w:rsidRDefault="0084244B">
      <w:pPr>
        <w:spacing w:line="360" w:lineRule="auto"/>
        <w:jc w:val="both"/>
        <w:rPr>
          <w:rFonts w:ascii="Times New Roman" w:hAnsi="Times New Roman" w:cs="Times New Roman"/>
          <w:sz w:val="24"/>
          <w:szCs w:val="24"/>
        </w:rPr>
      </w:pPr>
    </w:p>
    <w:p w14:paraId="6812D740" w14:textId="77777777" w:rsidR="0084244B" w:rsidRDefault="0084244B">
      <w:pPr>
        <w:spacing w:line="360" w:lineRule="auto"/>
        <w:jc w:val="both"/>
        <w:rPr>
          <w:rFonts w:ascii="Times New Roman" w:hAnsi="Times New Roman" w:cs="Times New Roman"/>
          <w:sz w:val="24"/>
          <w:szCs w:val="24"/>
        </w:rPr>
      </w:pPr>
    </w:p>
    <w:p w14:paraId="7404DC2D" w14:textId="77777777" w:rsidR="0084244B" w:rsidRDefault="0084244B">
      <w:pPr>
        <w:spacing w:line="360" w:lineRule="auto"/>
        <w:jc w:val="both"/>
        <w:rPr>
          <w:rFonts w:ascii="Times New Roman" w:hAnsi="Times New Roman" w:cs="Times New Roman"/>
          <w:sz w:val="24"/>
          <w:szCs w:val="24"/>
        </w:rPr>
      </w:pPr>
    </w:p>
    <w:p w14:paraId="5901199F" w14:textId="77777777" w:rsidR="0084244B" w:rsidRDefault="0084244B">
      <w:pPr>
        <w:spacing w:line="360" w:lineRule="auto"/>
        <w:jc w:val="both"/>
        <w:rPr>
          <w:rFonts w:ascii="Times New Roman" w:hAnsi="Times New Roman" w:cs="Times New Roman"/>
          <w:sz w:val="24"/>
          <w:szCs w:val="24"/>
        </w:rPr>
      </w:pPr>
    </w:p>
    <w:p w14:paraId="0D2D0ABB" w14:textId="77777777" w:rsidR="0084244B" w:rsidRDefault="0084244B">
      <w:pPr>
        <w:spacing w:line="360" w:lineRule="auto"/>
        <w:jc w:val="both"/>
        <w:rPr>
          <w:rFonts w:ascii="Times New Roman" w:hAnsi="Times New Roman" w:cs="Times New Roman"/>
          <w:sz w:val="24"/>
          <w:szCs w:val="24"/>
        </w:rPr>
      </w:pPr>
    </w:p>
    <w:p w14:paraId="6E54864E" w14:textId="77777777" w:rsidR="0084244B" w:rsidRDefault="0084244B">
      <w:pPr>
        <w:spacing w:line="360" w:lineRule="auto"/>
        <w:jc w:val="both"/>
        <w:rPr>
          <w:rFonts w:ascii="Times New Roman" w:hAnsi="Times New Roman" w:cs="Times New Roman"/>
          <w:sz w:val="24"/>
          <w:szCs w:val="24"/>
        </w:rPr>
      </w:pPr>
    </w:p>
    <w:p w14:paraId="172A67B9" w14:textId="77777777" w:rsidR="0084244B" w:rsidRDefault="0084244B">
      <w:pPr>
        <w:spacing w:line="360" w:lineRule="auto"/>
        <w:jc w:val="both"/>
        <w:rPr>
          <w:rFonts w:ascii="Times New Roman" w:hAnsi="Times New Roman" w:cs="Times New Roman"/>
          <w:sz w:val="24"/>
          <w:szCs w:val="24"/>
        </w:rPr>
      </w:pPr>
    </w:p>
    <w:p w14:paraId="762D7A92" w14:textId="77777777" w:rsidR="0084244B" w:rsidRDefault="0084244B">
      <w:pPr>
        <w:spacing w:line="360" w:lineRule="auto"/>
        <w:jc w:val="both"/>
        <w:rPr>
          <w:rFonts w:ascii="Times New Roman" w:hAnsi="Times New Roman" w:cs="Times New Roman"/>
          <w:sz w:val="24"/>
          <w:szCs w:val="24"/>
        </w:rPr>
      </w:pPr>
    </w:p>
    <w:p w14:paraId="12B2E504" w14:textId="77777777" w:rsidR="0084244B" w:rsidRDefault="0084244B">
      <w:pPr>
        <w:spacing w:line="360" w:lineRule="auto"/>
        <w:jc w:val="both"/>
        <w:rPr>
          <w:rFonts w:ascii="Times New Roman" w:hAnsi="Times New Roman" w:cs="Times New Roman"/>
          <w:sz w:val="24"/>
          <w:szCs w:val="24"/>
        </w:rPr>
      </w:pPr>
    </w:p>
    <w:p w14:paraId="1ADC2B6A" w14:textId="77777777" w:rsidR="0084244B" w:rsidRDefault="0084244B">
      <w:pPr>
        <w:spacing w:line="360" w:lineRule="auto"/>
        <w:jc w:val="both"/>
        <w:rPr>
          <w:rFonts w:ascii="Times New Roman" w:hAnsi="Times New Roman" w:cs="Times New Roman"/>
          <w:sz w:val="24"/>
          <w:szCs w:val="24"/>
        </w:rPr>
      </w:pPr>
    </w:p>
    <w:p w14:paraId="28533049" w14:textId="77777777" w:rsidR="0084244B" w:rsidRDefault="0084244B">
      <w:pPr>
        <w:spacing w:line="360" w:lineRule="auto"/>
        <w:jc w:val="both"/>
        <w:rPr>
          <w:rFonts w:ascii="Times New Roman" w:hAnsi="Times New Roman" w:cs="Times New Roman"/>
          <w:sz w:val="24"/>
          <w:szCs w:val="24"/>
        </w:rPr>
      </w:pPr>
    </w:p>
    <w:p w14:paraId="3B71FE21" w14:textId="77777777" w:rsidR="0084244B" w:rsidRDefault="0084244B">
      <w:pPr>
        <w:spacing w:line="360" w:lineRule="auto"/>
        <w:jc w:val="both"/>
        <w:rPr>
          <w:rFonts w:ascii="Times New Roman" w:hAnsi="Times New Roman" w:cs="Times New Roman"/>
          <w:sz w:val="24"/>
          <w:szCs w:val="24"/>
        </w:rPr>
      </w:pPr>
    </w:p>
    <w:p w14:paraId="4E8279D4" w14:textId="77777777" w:rsidR="0084244B" w:rsidRDefault="0084244B">
      <w:pPr>
        <w:spacing w:line="360" w:lineRule="auto"/>
        <w:jc w:val="both"/>
        <w:rPr>
          <w:rFonts w:ascii="Times New Roman" w:hAnsi="Times New Roman" w:cs="Times New Roman"/>
          <w:sz w:val="24"/>
          <w:szCs w:val="24"/>
        </w:rPr>
      </w:pPr>
    </w:p>
    <w:p w14:paraId="38F58D8D" w14:textId="77777777" w:rsidR="0084244B" w:rsidRDefault="0084244B">
      <w:pPr>
        <w:spacing w:line="360" w:lineRule="auto"/>
        <w:jc w:val="both"/>
        <w:rPr>
          <w:rFonts w:ascii="Times New Roman" w:hAnsi="Times New Roman" w:cs="Times New Roman"/>
          <w:sz w:val="24"/>
          <w:szCs w:val="24"/>
        </w:rPr>
      </w:pPr>
    </w:p>
    <w:p w14:paraId="3DF87D14" w14:textId="77777777" w:rsidR="0084244B" w:rsidRDefault="0084244B">
      <w:pPr>
        <w:spacing w:line="360" w:lineRule="auto"/>
        <w:jc w:val="both"/>
        <w:rPr>
          <w:rFonts w:ascii="Times New Roman" w:hAnsi="Times New Roman" w:cs="Times New Roman"/>
          <w:sz w:val="24"/>
          <w:szCs w:val="24"/>
        </w:rPr>
      </w:pPr>
    </w:p>
    <w:p w14:paraId="033D5CAC" w14:textId="77777777" w:rsidR="0084244B" w:rsidRDefault="0084244B">
      <w:pPr>
        <w:spacing w:line="360" w:lineRule="auto"/>
        <w:jc w:val="both"/>
        <w:rPr>
          <w:rFonts w:ascii="Times New Roman" w:hAnsi="Times New Roman" w:cs="Times New Roman"/>
          <w:sz w:val="24"/>
          <w:szCs w:val="24"/>
        </w:rPr>
      </w:pPr>
    </w:p>
    <w:p w14:paraId="4FA3AE1C" w14:textId="77777777" w:rsidR="0084244B" w:rsidRDefault="0084244B">
      <w:pPr>
        <w:spacing w:line="360" w:lineRule="auto"/>
        <w:jc w:val="both"/>
        <w:rPr>
          <w:rFonts w:ascii="Times New Roman" w:hAnsi="Times New Roman" w:cs="Times New Roman"/>
          <w:sz w:val="24"/>
          <w:szCs w:val="24"/>
        </w:rPr>
      </w:pPr>
    </w:p>
    <w:p w14:paraId="28F03B45" w14:textId="77777777" w:rsidR="0084244B" w:rsidRDefault="0084244B">
      <w:pPr>
        <w:spacing w:line="360" w:lineRule="auto"/>
        <w:jc w:val="both"/>
        <w:rPr>
          <w:rFonts w:ascii="Times New Roman" w:hAnsi="Times New Roman" w:cs="Times New Roman"/>
          <w:sz w:val="24"/>
          <w:szCs w:val="24"/>
        </w:rPr>
      </w:pPr>
    </w:p>
    <w:p w14:paraId="044F3961" w14:textId="77777777" w:rsidR="0084244B" w:rsidRDefault="0084244B">
      <w:pPr>
        <w:spacing w:line="360" w:lineRule="auto"/>
        <w:jc w:val="both"/>
        <w:rPr>
          <w:rFonts w:ascii="Times New Roman" w:hAnsi="Times New Roman" w:cs="Times New Roman"/>
          <w:sz w:val="24"/>
          <w:szCs w:val="24"/>
        </w:rPr>
      </w:pPr>
    </w:p>
    <w:p w14:paraId="5BAE0987" w14:textId="77777777" w:rsidR="0084244B" w:rsidRDefault="0084244B">
      <w:pPr>
        <w:spacing w:line="360" w:lineRule="auto"/>
        <w:jc w:val="both"/>
        <w:rPr>
          <w:rFonts w:ascii="Times New Roman" w:hAnsi="Times New Roman" w:cs="Times New Roman"/>
          <w:sz w:val="24"/>
          <w:szCs w:val="24"/>
        </w:rPr>
      </w:pPr>
    </w:p>
    <w:p w14:paraId="37637969" w14:textId="77777777" w:rsidR="0084244B" w:rsidRDefault="0084244B">
      <w:pPr>
        <w:spacing w:line="360" w:lineRule="auto"/>
        <w:jc w:val="both"/>
        <w:rPr>
          <w:rFonts w:ascii="Times New Roman" w:hAnsi="Times New Roman" w:cs="Times New Roman"/>
          <w:sz w:val="24"/>
          <w:szCs w:val="24"/>
        </w:rPr>
      </w:pPr>
    </w:p>
    <w:p w14:paraId="46CB9940" w14:textId="77777777" w:rsidR="0084244B" w:rsidRDefault="0084244B">
      <w:pPr>
        <w:spacing w:line="360" w:lineRule="auto"/>
        <w:jc w:val="both"/>
        <w:rPr>
          <w:rFonts w:ascii="Times New Roman" w:hAnsi="Times New Roman" w:cs="Times New Roman"/>
          <w:sz w:val="24"/>
          <w:szCs w:val="24"/>
        </w:rPr>
      </w:pPr>
    </w:p>
    <w:p w14:paraId="0393AD92" w14:textId="77777777" w:rsidR="0084244B" w:rsidRDefault="0084244B">
      <w:pPr>
        <w:spacing w:line="360" w:lineRule="auto"/>
        <w:jc w:val="both"/>
        <w:rPr>
          <w:rFonts w:ascii="Times New Roman" w:hAnsi="Times New Roman" w:cs="Times New Roman"/>
          <w:sz w:val="24"/>
          <w:szCs w:val="24"/>
        </w:rPr>
      </w:pPr>
    </w:p>
    <w:p w14:paraId="29218C84" w14:textId="77777777" w:rsidR="0084244B" w:rsidRDefault="0084244B">
      <w:pPr>
        <w:spacing w:line="360" w:lineRule="auto"/>
        <w:jc w:val="both"/>
        <w:rPr>
          <w:rFonts w:ascii="Times New Roman" w:hAnsi="Times New Roman" w:cs="Times New Roman"/>
          <w:sz w:val="24"/>
          <w:szCs w:val="24"/>
        </w:rPr>
      </w:pPr>
    </w:p>
    <w:p w14:paraId="6B60CFD7" w14:textId="77777777" w:rsidR="0084244B" w:rsidRDefault="0084244B">
      <w:pPr>
        <w:spacing w:line="360" w:lineRule="auto"/>
        <w:jc w:val="both"/>
        <w:rPr>
          <w:rFonts w:ascii="Times New Roman" w:hAnsi="Times New Roman" w:cs="Times New Roman"/>
          <w:sz w:val="24"/>
          <w:szCs w:val="24"/>
        </w:rPr>
      </w:pPr>
    </w:p>
    <w:p w14:paraId="27813862" w14:textId="77777777" w:rsidR="0084244B" w:rsidRDefault="0084244B">
      <w:pPr>
        <w:spacing w:line="360" w:lineRule="auto"/>
        <w:jc w:val="both"/>
        <w:rPr>
          <w:sz w:val="24"/>
          <w:szCs w:val="24"/>
        </w:rPr>
        <w:pPrChange w:id="77" w:author="USER" w:date="2025-09-23T05:38:00Z">
          <w:pPr>
            <w:jc w:val="both"/>
          </w:pPr>
        </w:pPrChange>
      </w:pPr>
    </w:p>
    <w:p w14:paraId="5491361E" w14:textId="77777777" w:rsidR="0084244B" w:rsidRDefault="00C74CD2" w:rsidP="00E11BFC">
      <w:pPr>
        <w:spacing w:line="360" w:lineRule="auto"/>
        <w:rPr>
          <w:rFonts w:ascii="Times New Roman" w:hAnsi="Times New Roman" w:cs="Times New Roman"/>
          <w:b/>
          <w:bCs/>
          <w:sz w:val="24"/>
          <w:szCs w:val="24"/>
        </w:rPr>
      </w:pPr>
      <w:r>
        <w:rPr>
          <w:rFonts w:ascii="Times New Roman" w:hAnsi="Times New Roman" w:cs="Times New Roman"/>
          <w:b/>
          <w:bCs/>
          <w:sz w:val="24"/>
          <w:szCs w:val="24"/>
        </w:rPr>
        <w:t>REFERENCES</w:t>
      </w:r>
    </w:p>
    <w:p w14:paraId="63476061" w14:textId="77777777" w:rsidR="0084244B" w:rsidRDefault="0084244B" w:rsidP="00454CC5">
      <w:pPr>
        <w:spacing w:line="360" w:lineRule="auto"/>
        <w:rPr>
          <w:rFonts w:ascii="Times New Roman" w:hAnsi="Times New Roman" w:cs="Times New Roman"/>
          <w:b/>
          <w:bCs/>
          <w:sz w:val="24"/>
          <w:szCs w:val="24"/>
        </w:rPr>
      </w:pPr>
    </w:p>
    <w:sdt>
      <w:sdtPr>
        <w:rPr>
          <w:rFonts w:asciiTheme="minorHAnsi" w:eastAsiaTheme="minorEastAsia" w:hAnsiTheme="minorHAnsi" w:cstheme="minorBidi"/>
          <w:color w:val="auto"/>
          <w:sz w:val="20"/>
          <w:szCs w:val="20"/>
          <w:lang w:eastAsia="zh-CN"/>
        </w:rPr>
        <w:id w:val="-1782414812"/>
        <w:docPartObj>
          <w:docPartGallery w:val="AutoText"/>
        </w:docPartObj>
      </w:sdtPr>
      <w:sdtEndPr>
        <w:rPr>
          <w:b/>
          <w:bCs/>
        </w:rPr>
      </w:sdtEndPr>
      <w:sdtContent>
        <w:p w14:paraId="3ACCE903" w14:textId="77777777" w:rsidR="0084244B" w:rsidRDefault="00C74CD2" w:rsidP="009E01B6">
          <w:pPr>
            <w:pStyle w:val="Heading1"/>
            <w:spacing w:line="360" w:lineRule="auto"/>
            <w:jc w:val="both"/>
            <w:rPr>
              <w:rFonts w:ascii="Times New Roman" w:hAnsi="Times New Roman" w:cs="Times New Roman"/>
              <w:sz w:val="24"/>
              <w:szCs w:val="24"/>
            </w:rPr>
          </w:pPr>
          <w:r>
            <w:rPr>
              <w:rFonts w:ascii="Times New Roman" w:hAnsi="Times New Roman" w:cs="Times New Roman"/>
              <w:sz w:val="24"/>
              <w:szCs w:val="24"/>
            </w:rPr>
            <w:t>Works Cited</w:t>
          </w:r>
        </w:p>
        <w:p w14:paraId="47A7B608" w14:textId="77777777" w:rsidR="0084244B" w:rsidRDefault="00C74CD2" w:rsidP="009E01B6">
          <w:pPr>
            <w:spacing w:line="360" w:lineRule="auto"/>
            <w:jc w:val="both"/>
            <w:rPr>
              <w:rFonts w:ascii="Times New Roman" w:eastAsia="SimSun" w:hAnsi="Times New Roman" w:cs="Times New Roman"/>
              <w:sz w:val="24"/>
              <w:szCs w:val="24"/>
              <w:lang w:eastAsia="en-US"/>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w:instrText>
          </w:r>
          <w:r>
            <w:rPr>
              <w:rFonts w:ascii="Times New Roman" w:hAnsi="Times New Roman" w:cs="Times New Roman"/>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7951"/>
          </w:tblGrid>
          <w:tr w:rsidR="0084244B" w14:paraId="21FABB66" w14:textId="77777777">
            <w:trPr>
              <w:tblCellSpacing w:w="15" w:type="dxa"/>
            </w:trPr>
            <w:tc>
              <w:tcPr>
                <w:tcW w:w="50" w:type="pct"/>
              </w:tcPr>
              <w:p w14:paraId="618DE6AA" w14:textId="77777777" w:rsidR="0084244B" w:rsidRDefault="00C74CD2" w:rsidP="009E01B6">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p>
            </w:tc>
            <w:tc>
              <w:tcPr>
                <w:tcW w:w="0" w:type="auto"/>
              </w:tcPr>
              <w:p w14:paraId="19F96B62" w14:textId="77777777" w:rsidR="0084244B" w:rsidRDefault="00C74CD2" w:rsidP="009E01B6">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WHO, "World Health Organizatioin," 2023.</w:t>
                </w:r>
              </w:p>
            </w:tc>
          </w:tr>
          <w:tr w:rsidR="0084244B" w14:paraId="71623305" w14:textId="77777777">
            <w:trPr>
              <w:tblCellSpacing w:w="15" w:type="dxa"/>
            </w:trPr>
            <w:tc>
              <w:tcPr>
                <w:tcW w:w="50" w:type="pct"/>
              </w:tcPr>
              <w:p w14:paraId="3C4B946F" w14:textId="77777777" w:rsidR="0084244B" w:rsidRDefault="00C74CD2" w:rsidP="00E11BFC">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p>
            </w:tc>
            <w:tc>
              <w:tcPr>
                <w:tcW w:w="0" w:type="auto"/>
              </w:tcPr>
              <w:p w14:paraId="375AD61D" w14:textId="77777777" w:rsidR="0084244B" w:rsidRDefault="00C74CD2" w:rsidP="00454CC5">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 Sijbrandija, " Strengthening mental health care systems for Syrian refugees in Europe and the Middle East: integrating scalable psychological interventions in eight countries.," </w:t>
                </w:r>
                <w:r>
                  <w:rPr>
                    <w:rFonts w:ascii="Times New Roman" w:hAnsi="Times New Roman" w:cs="Times New Roman"/>
                    <w:i/>
                    <w:iCs/>
                    <w:sz w:val="24"/>
                    <w:szCs w:val="24"/>
                  </w:rPr>
                  <w:t xml:space="preserve">EUROPEAN JOURNAL OF PSYCHOTRAUMATOLOGY, </w:t>
                </w:r>
                <w:r>
                  <w:rPr>
                    <w:rFonts w:ascii="Times New Roman" w:hAnsi="Times New Roman" w:cs="Times New Roman"/>
                    <w:sz w:val="24"/>
                    <w:szCs w:val="24"/>
                  </w:rPr>
                  <w:t xml:space="preserve">2017. </w:t>
                </w:r>
              </w:p>
            </w:tc>
          </w:tr>
          <w:tr w:rsidR="0084244B" w14:paraId="66929BE6" w14:textId="77777777">
            <w:trPr>
              <w:tblCellSpacing w:w="15" w:type="dxa"/>
            </w:trPr>
            <w:tc>
              <w:tcPr>
                <w:tcW w:w="50" w:type="pct"/>
              </w:tcPr>
              <w:p w14:paraId="3A66036C" w14:textId="77777777" w:rsidR="0084244B" w:rsidRDefault="00C74CD2" w:rsidP="00E11BFC">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p>
            </w:tc>
            <w:tc>
              <w:tcPr>
                <w:tcW w:w="0" w:type="auto"/>
              </w:tcPr>
              <w:p w14:paraId="6230EEA5" w14:textId="77777777" w:rsidR="0084244B" w:rsidRDefault="00C74CD2" w:rsidP="00454CC5">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 M. S. Ahuja, "Key influences in the design and implementation of mental health information systems in Ghana and South Africa," 2016. </w:t>
                </w:r>
              </w:p>
            </w:tc>
          </w:tr>
          <w:tr w:rsidR="0084244B" w14:paraId="562719BE" w14:textId="77777777">
            <w:trPr>
              <w:tblCellSpacing w:w="15" w:type="dxa"/>
            </w:trPr>
            <w:tc>
              <w:tcPr>
                <w:tcW w:w="50" w:type="pct"/>
              </w:tcPr>
              <w:p w14:paraId="33C19F1C" w14:textId="77777777" w:rsidR="0084244B" w:rsidRDefault="00C74CD2" w:rsidP="00E11BFC">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p>
            </w:tc>
            <w:tc>
              <w:tcPr>
                <w:tcW w:w="0" w:type="auto"/>
              </w:tcPr>
              <w:p w14:paraId="7EBA6D04" w14:textId="77777777" w:rsidR="0084244B" w:rsidRDefault="00C74CD2" w:rsidP="00454CC5">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WHO, " World Health Organization, Mental health in emergencies," 2023.</w:t>
                </w:r>
              </w:p>
            </w:tc>
          </w:tr>
          <w:tr w:rsidR="0084244B" w14:paraId="53106EE2" w14:textId="77777777">
            <w:trPr>
              <w:tblCellSpacing w:w="15" w:type="dxa"/>
            </w:trPr>
            <w:tc>
              <w:tcPr>
                <w:tcW w:w="50" w:type="pct"/>
              </w:tcPr>
              <w:p w14:paraId="7C27ABEB" w14:textId="77777777" w:rsidR="0084244B" w:rsidRDefault="00C74CD2" w:rsidP="00E11BFC">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p>
            </w:tc>
            <w:tc>
              <w:tcPr>
                <w:tcW w:w="0" w:type="auto"/>
              </w:tcPr>
              <w:p w14:paraId="406FBA75" w14:textId="77777777" w:rsidR="0084244B" w:rsidRDefault="00C74CD2" w:rsidP="00454CC5">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 E. ,. M. N. ,. F. B. ,. T. M. Adeel Ashfaq, " Utilization of Mobile Mental Health Services among Syrian Refugees and Other Vulnerable Arab Populations—A Systematic Review," </w:t>
                </w:r>
                <w:r>
                  <w:rPr>
                    <w:rFonts w:ascii="Times New Roman" w:hAnsi="Times New Roman" w:cs="Times New Roman"/>
                    <w:i/>
                    <w:iCs/>
                    <w:sz w:val="24"/>
                    <w:szCs w:val="24"/>
                  </w:rPr>
                  <w:t xml:space="preserve">International Journal of Environment Research and public Health, </w:t>
                </w:r>
                <w:r>
                  <w:rPr>
                    <w:rFonts w:ascii="Times New Roman" w:hAnsi="Times New Roman" w:cs="Times New Roman"/>
                    <w:sz w:val="24"/>
                    <w:szCs w:val="24"/>
                  </w:rPr>
                  <w:t xml:space="preserve">2020. </w:t>
                </w:r>
              </w:p>
            </w:tc>
          </w:tr>
          <w:tr w:rsidR="0084244B" w14:paraId="01AB5DA7" w14:textId="77777777">
            <w:trPr>
              <w:tblCellSpacing w:w="15" w:type="dxa"/>
            </w:trPr>
            <w:tc>
              <w:tcPr>
                <w:tcW w:w="50" w:type="pct"/>
              </w:tcPr>
              <w:p w14:paraId="535B195A" w14:textId="77777777" w:rsidR="0084244B" w:rsidRDefault="00C74CD2" w:rsidP="00E11BFC">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p>
            </w:tc>
            <w:tc>
              <w:tcPr>
                <w:tcW w:w="0" w:type="auto"/>
              </w:tcPr>
              <w:p w14:paraId="1BDE5C10" w14:textId="77777777" w:rsidR="0084244B" w:rsidRDefault="00C74CD2" w:rsidP="00454CC5">
                <w:pPr>
                  <w:pStyle w:val="Bibliography1"/>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Liem, Digital health applications in mental health care for immigrants and refugees: A rapid review, 2021. </w:t>
                </w:r>
              </w:p>
            </w:tc>
          </w:tr>
        </w:tbl>
        <w:p w14:paraId="0BC60D1C" w14:textId="77777777" w:rsidR="0084244B" w:rsidRDefault="0084244B" w:rsidP="00E11BFC">
          <w:pPr>
            <w:spacing w:line="360" w:lineRule="auto"/>
            <w:jc w:val="both"/>
            <w:rPr>
              <w:rFonts w:ascii="Times New Roman" w:eastAsia="Times New Roman" w:hAnsi="Times New Roman" w:cs="Times New Roman"/>
              <w:sz w:val="24"/>
              <w:szCs w:val="24"/>
            </w:rPr>
          </w:pPr>
        </w:p>
        <w:p w14:paraId="58ADE1C6" w14:textId="77777777" w:rsidR="0084244B" w:rsidRDefault="00C74CD2" w:rsidP="00454CC5">
          <w:pPr>
            <w:spacing w:line="360" w:lineRule="auto"/>
            <w:jc w:val="both"/>
          </w:pPr>
          <w:r>
            <w:rPr>
              <w:rFonts w:ascii="Times New Roman" w:hAnsi="Times New Roman" w:cs="Times New Roman"/>
              <w:b/>
              <w:bCs/>
              <w:sz w:val="24"/>
              <w:szCs w:val="24"/>
            </w:rPr>
            <w:fldChar w:fldCharType="end"/>
          </w:r>
        </w:p>
      </w:sdtContent>
    </w:sdt>
    <w:p w14:paraId="6663BF69" w14:textId="77777777" w:rsidR="0084244B" w:rsidRDefault="0084244B" w:rsidP="009E01B6">
      <w:pPr>
        <w:spacing w:line="360" w:lineRule="auto"/>
        <w:rPr>
          <w:rFonts w:ascii="Times New Roman" w:hAnsi="Times New Roman" w:cs="Times New Roman"/>
          <w:sz w:val="24"/>
          <w:szCs w:val="24"/>
        </w:rPr>
      </w:pPr>
    </w:p>
    <w:sectPr w:rsidR="0084244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0EEF875"/>
    <w:multiLevelType w:val="singleLevel"/>
    <w:tmpl w:val="80EEF875"/>
    <w:lvl w:ilvl="0">
      <w:start w:val="1"/>
      <w:numFmt w:val="decimal"/>
      <w:suff w:val="space"/>
      <w:lvlText w:val="%1."/>
      <w:lvlJc w:val="left"/>
    </w:lvl>
  </w:abstractNum>
  <w:abstractNum w:abstractNumId="1" w15:restartNumberingAfterBreak="0">
    <w:nsid w:val="DE771BB8"/>
    <w:multiLevelType w:val="singleLevel"/>
    <w:tmpl w:val="DE771BB8"/>
    <w:lvl w:ilvl="0">
      <w:start w:val="1"/>
      <w:numFmt w:val="decimal"/>
      <w:lvlText w:val="%1."/>
      <w:lvlJc w:val="left"/>
      <w:pPr>
        <w:tabs>
          <w:tab w:val="left" w:pos="425"/>
        </w:tabs>
        <w:ind w:left="425" w:hanging="425"/>
      </w:pPr>
      <w:rPr>
        <w:rFonts w:hint="default"/>
      </w:rPr>
    </w:lvl>
  </w:abstractNum>
  <w:abstractNum w:abstractNumId="2" w15:restartNumberingAfterBreak="0">
    <w:nsid w:val="00FF5F11"/>
    <w:multiLevelType w:val="hybridMultilevel"/>
    <w:tmpl w:val="538A69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IZZA">
    <w15:presenceInfo w15:providerId="None" w15:userId="KIZZA"/>
  </w15:person>
  <w15:person w15:author="USER">
    <w15:presenceInfo w15:providerId="None" w15:userId="USER"/>
  </w15:person>
  <w15:person w15:author="BAHARAWE CHRIST">
    <w15:presenceInfo w15:providerId="None" w15:userId="BAHARAWE CHRIS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Harvar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s>
  <w:rsids>
    <w:rsidRoot w:val="00172A27"/>
    <w:rsid w:val="00085B14"/>
    <w:rsid w:val="00094FA6"/>
    <w:rsid w:val="000B2AFE"/>
    <w:rsid w:val="00172A27"/>
    <w:rsid w:val="0022410F"/>
    <w:rsid w:val="002457F8"/>
    <w:rsid w:val="00246EE4"/>
    <w:rsid w:val="002837F3"/>
    <w:rsid w:val="002A36F3"/>
    <w:rsid w:val="00391989"/>
    <w:rsid w:val="003925E4"/>
    <w:rsid w:val="00425D63"/>
    <w:rsid w:val="00426A38"/>
    <w:rsid w:val="00454CC5"/>
    <w:rsid w:val="0054040B"/>
    <w:rsid w:val="00566192"/>
    <w:rsid w:val="005866D4"/>
    <w:rsid w:val="00654153"/>
    <w:rsid w:val="006C6303"/>
    <w:rsid w:val="006E085F"/>
    <w:rsid w:val="00726DB3"/>
    <w:rsid w:val="00760452"/>
    <w:rsid w:val="007945EE"/>
    <w:rsid w:val="007F2FFF"/>
    <w:rsid w:val="0084244B"/>
    <w:rsid w:val="008949B9"/>
    <w:rsid w:val="008A2724"/>
    <w:rsid w:val="008A746F"/>
    <w:rsid w:val="008E37CF"/>
    <w:rsid w:val="0097427D"/>
    <w:rsid w:val="009A1C22"/>
    <w:rsid w:val="009E01B6"/>
    <w:rsid w:val="00A70F80"/>
    <w:rsid w:val="00AC33DA"/>
    <w:rsid w:val="00AC6814"/>
    <w:rsid w:val="00B61A29"/>
    <w:rsid w:val="00BB19E0"/>
    <w:rsid w:val="00C47FF6"/>
    <w:rsid w:val="00C74CD2"/>
    <w:rsid w:val="00CB314D"/>
    <w:rsid w:val="00CF3945"/>
    <w:rsid w:val="00D15895"/>
    <w:rsid w:val="00D245A9"/>
    <w:rsid w:val="00D32C7D"/>
    <w:rsid w:val="00D66BA3"/>
    <w:rsid w:val="00D8262A"/>
    <w:rsid w:val="00DA1CC8"/>
    <w:rsid w:val="00E11BFC"/>
    <w:rsid w:val="00E14C98"/>
    <w:rsid w:val="00E536B8"/>
    <w:rsid w:val="00F776A6"/>
    <w:rsid w:val="00F936C2"/>
    <w:rsid w:val="010A08C5"/>
    <w:rsid w:val="012610EE"/>
    <w:rsid w:val="01292073"/>
    <w:rsid w:val="018A4696"/>
    <w:rsid w:val="01DE694E"/>
    <w:rsid w:val="02071A61"/>
    <w:rsid w:val="020B2CE0"/>
    <w:rsid w:val="02117DF2"/>
    <w:rsid w:val="02320AF9"/>
    <w:rsid w:val="027E59C0"/>
    <w:rsid w:val="02F17460"/>
    <w:rsid w:val="03163E1D"/>
    <w:rsid w:val="031E4AAC"/>
    <w:rsid w:val="03230F34"/>
    <w:rsid w:val="03334E4A"/>
    <w:rsid w:val="03450930"/>
    <w:rsid w:val="036C3236"/>
    <w:rsid w:val="03D25855"/>
    <w:rsid w:val="03E43571"/>
    <w:rsid w:val="0462603D"/>
    <w:rsid w:val="04847877"/>
    <w:rsid w:val="0491498E"/>
    <w:rsid w:val="04A516A7"/>
    <w:rsid w:val="050E50E5"/>
    <w:rsid w:val="051416E4"/>
    <w:rsid w:val="052E228E"/>
    <w:rsid w:val="05313213"/>
    <w:rsid w:val="05B20F5A"/>
    <w:rsid w:val="05CE5686"/>
    <w:rsid w:val="05F3066B"/>
    <w:rsid w:val="0619570F"/>
    <w:rsid w:val="064106E2"/>
    <w:rsid w:val="06563733"/>
    <w:rsid w:val="06B86512"/>
    <w:rsid w:val="06DC6D96"/>
    <w:rsid w:val="072E19D4"/>
    <w:rsid w:val="074360D7"/>
    <w:rsid w:val="076808B4"/>
    <w:rsid w:val="07871169"/>
    <w:rsid w:val="07B61CB8"/>
    <w:rsid w:val="07E12AFC"/>
    <w:rsid w:val="082422EC"/>
    <w:rsid w:val="08406399"/>
    <w:rsid w:val="08557237"/>
    <w:rsid w:val="088038FF"/>
    <w:rsid w:val="089303A1"/>
    <w:rsid w:val="08981017"/>
    <w:rsid w:val="08CB04FB"/>
    <w:rsid w:val="08DD55E0"/>
    <w:rsid w:val="08F316BF"/>
    <w:rsid w:val="098A15B1"/>
    <w:rsid w:val="099C4BA8"/>
    <w:rsid w:val="099D0853"/>
    <w:rsid w:val="09B174F4"/>
    <w:rsid w:val="09D44B93"/>
    <w:rsid w:val="09D92C37"/>
    <w:rsid w:val="09E12241"/>
    <w:rsid w:val="09FB666F"/>
    <w:rsid w:val="0A351CCC"/>
    <w:rsid w:val="0A5002F7"/>
    <w:rsid w:val="0AF74A60"/>
    <w:rsid w:val="0B0C1D2F"/>
    <w:rsid w:val="0B1600C0"/>
    <w:rsid w:val="0B1722BE"/>
    <w:rsid w:val="0B191045"/>
    <w:rsid w:val="0B1C1FC9"/>
    <w:rsid w:val="0B6039B7"/>
    <w:rsid w:val="0B7F09E9"/>
    <w:rsid w:val="0BA74CA6"/>
    <w:rsid w:val="0BC14CD6"/>
    <w:rsid w:val="0BCD656A"/>
    <w:rsid w:val="0BF132A6"/>
    <w:rsid w:val="0C4D233B"/>
    <w:rsid w:val="0C9E6C42"/>
    <w:rsid w:val="0CA77552"/>
    <w:rsid w:val="0CAF5CD9"/>
    <w:rsid w:val="0CC81EA8"/>
    <w:rsid w:val="0D134683"/>
    <w:rsid w:val="0D2F072F"/>
    <w:rsid w:val="0DA273CD"/>
    <w:rsid w:val="0DB7190D"/>
    <w:rsid w:val="0E1C2936"/>
    <w:rsid w:val="0E4C4A29"/>
    <w:rsid w:val="0E5C06A9"/>
    <w:rsid w:val="0E840F82"/>
    <w:rsid w:val="0EA602F0"/>
    <w:rsid w:val="0EEA0A05"/>
    <w:rsid w:val="0F00642C"/>
    <w:rsid w:val="0F1C6C56"/>
    <w:rsid w:val="0F316BFB"/>
    <w:rsid w:val="0F787370"/>
    <w:rsid w:val="0F864C71"/>
    <w:rsid w:val="0FBF1CE2"/>
    <w:rsid w:val="0FFA6FF1"/>
    <w:rsid w:val="100D2BE2"/>
    <w:rsid w:val="100D7863"/>
    <w:rsid w:val="103E0032"/>
    <w:rsid w:val="104D284B"/>
    <w:rsid w:val="107D339A"/>
    <w:rsid w:val="11493C40"/>
    <w:rsid w:val="11666B9B"/>
    <w:rsid w:val="122946DB"/>
    <w:rsid w:val="123526EB"/>
    <w:rsid w:val="12463C8B"/>
    <w:rsid w:val="12A771A7"/>
    <w:rsid w:val="12B777E5"/>
    <w:rsid w:val="12BE4BCE"/>
    <w:rsid w:val="12F37627"/>
    <w:rsid w:val="12FF1911"/>
    <w:rsid w:val="14846AB8"/>
    <w:rsid w:val="149F5D04"/>
    <w:rsid w:val="14AB6146"/>
    <w:rsid w:val="14B66F07"/>
    <w:rsid w:val="14CB142B"/>
    <w:rsid w:val="14EE28E4"/>
    <w:rsid w:val="15065D8D"/>
    <w:rsid w:val="157B7F4A"/>
    <w:rsid w:val="15CB0503"/>
    <w:rsid w:val="15E13171"/>
    <w:rsid w:val="162738E6"/>
    <w:rsid w:val="16505010"/>
    <w:rsid w:val="16506673"/>
    <w:rsid w:val="168F2010"/>
    <w:rsid w:val="16A61C36"/>
    <w:rsid w:val="16A64F23"/>
    <w:rsid w:val="16B953D3"/>
    <w:rsid w:val="16D56C25"/>
    <w:rsid w:val="1716356E"/>
    <w:rsid w:val="172F4118"/>
    <w:rsid w:val="17781F8E"/>
    <w:rsid w:val="17A36655"/>
    <w:rsid w:val="17C02251"/>
    <w:rsid w:val="17C879E0"/>
    <w:rsid w:val="17D34C26"/>
    <w:rsid w:val="17D62327"/>
    <w:rsid w:val="17E92C8D"/>
    <w:rsid w:val="181A539A"/>
    <w:rsid w:val="184077D8"/>
    <w:rsid w:val="18771EB1"/>
    <w:rsid w:val="188161C6"/>
    <w:rsid w:val="18854A4A"/>
    <w:rsid w:val="18910BB8"/>
    <w:rsid w:val="18E90EEB"/>
    <w:rsid w:val="18FD3554"/>
    <w:rsid w:val="196A7A10"/>
    <w:rsid w:val="19C41B53"/>
    <w:rsid w:val="19E7558B"/>
    <w:rsid w:val="1A391B12"/>
    <w:rsid w:val="1A3A2E16"/>
    <w:rsid w:val="1A5C12B6"/>
    <w:rsid w:val="1A5D684E"/>
    <w:rsid w:val="1A892B95"/>
    <w:rsid w:val="1AB25F58"/>
    <w:rsid w:val="1ABA3364"/>
    <w:rsid w:val="1ABD4844"/>
    <w:rsid w:val="1AEC7A4D"/>
    <w:rsid w:val="1B5E76F6"/>
    <w:rsid w:val="1B9206DD"/>
    <w:rsid w:val="1BD14F09"/>
    <w:rsid w:val="1BD857C5"/>
    <w:rsid w:val="1C1A7AA9"/>
    <w:rsid w:val="1C427EC4"/>
    <w:rsid w:val="1C8629DB"/>
    <w:rsid w:val="1CAD7018"/>
    <w:rsid w:val="1CD81161"/>
    <w:rsid w:val="1CF5760D"/>
    <w:rsid w:val="1CFF359F"/>
    <w:rsid w:val="1D0C6137"/>
    <w:rsid w:val="1DEF672A"/>
    <w:rsid w:val="1E1A0873"/>
    <w:rsid w:val="1E297809"/>
    <w:rsid w:val="1E376B1E"/>
    <w:rsid w:val="1E8B26C4"/>
    <w:rsid w:val="1E8F1603"/>
    <w:rsid w:val="1E993340"/>
    <w:rsid w:val="1EE16FB7"/>
    <w:rsid w:val="1EF86BDC"/>
    <w:rsid w:val="1F4942AE"/>
    <w:rsid w:val="1F4B69E7"/>
    <w:rsid w:val="1FB9701B"/>
    <w:rsid w:val="1FD8624A"/>
    <w:rsid w:val="202B3AD6"/>
    <w:rsid w:val="21112ACF"/>
    <w:rsid w:val="213E4898"/>
    <w:rsid w:val="21480A2B"/>
    <w:rsid w:val="2166210E"/>
    <w:rsid w:val="217649F2"/>
    <w:rsid w:val="217B0E88"/>
    <w:rsid w:val="21816606"/>
    <w:rsid w:val="2187050F"/>
    <w:rsid w:val="21A345BC"/>
    <w:rsid w:val="21B14BD7"/>
    <w:rsid w:val="221435F7"/>
    <w:rsid w:val="22214E8B"/>
    <w:rsid w:val="224C6FD4"/>
    <w:rsid w:val="228274AE"/>
    <w:rsid w:val="22D6662D"/>
    <w:rsid w:val="22F15563"/>
    <w:rsid w:val="22F7258A"/>
    <w:rsid w:val="2391033E"/>
    <w:rsid w:val="23921869"/>
    <w:rsid w:val="23FB13E8"/>
    <w:rsid w:val="24185D19"/>
    <w:rsid w:val="241D144D"/>
    <w:rsid w:val="244C26BE"/>
    <w:rsid w:val="245E791B"/>
    <w:rsid w:val="24C22608"/>
    <w:rsid w:val="24F72435"/>
    <w:rsid w:val="252A6107"/>
    <w:rsid w:val="256E7AF5"/>
    <w:rsid w:val="257242FD"/>
    <w:rsid w:val="26124025"/>
    <w:rsid w:val="264520D7"/>
    <w:rsid w:val="26800C37"/>
    <w:rsid w:val="26914755"/>
    <w:rsid w:val="269728B5"/>
    <w:rsid w:val="269840E0"/>
    <w:rsid w:val="270B45D7"/>
    <w:rsid w:val="271A2793"/>
    <w:rsid w:val="271C4A6F"/>
    <w:rsid w:val="276379A7"/>
    <w:rsid w:val="276F6341"/>
    <w:rsid w:val="27765CCC"/>
    <w:rsid w:val="27796C51"/>
    <w:rsid w:val="27B35B31"/>
    <w:rsid w:val="27C2034A"/>
    <w:rsid w:val="280C3C41"/>
    <w:rsid w:val="28385D8A"/>
    <w:rsid w:val="283B1721"/>
    <w:rsid w:val="28412E17"/>
    <w:rsid w:val="2846729E"/>
    <w:rsid w:val="28500425"/>
    <w:rsid w:val="289B47AA"/>
    <w:rsid w:val="28A87343"/>
    <w:rsid w:val="28B43155"/>
    <w:rsid w:val="28D5368A"/>
    <w:rsid w:val="29637A76"/>
    <w:rsid w:val="29C9741A"/>
    <w:rsid w:val="2A073F19"/>
    <w:rsid w:val="2A090204"/>
    <w:rsid w:val="2A303947"/>
    <w:rsid w:val="2A4370E4"/>
    <w:rsid w:val="2A475AEA"/>
    <w:rsid w:val="2A727C33"/>
    <w:rsid w:val="2A7F36C6"/>
    <w:rsid w:val="2AAD2F10"/>
    <w:rsid w:val="2B6E554D"/>
    <w:rsid w:val="2B81456D"/>
    <w:rsid w:val="2B9D29EE"/>
    <w:rsid w:val="2BA56D2B"/>
    <w:rsid w:val="2BB76C46"/>
    <w:rsid w:val="2BBE1E54"/>
    <w:rsid w:val="2BC24FD7"/>
    <w:rsid w:val="2C0931CD"/>
    <w:rsid w:val="2C2B0F79"/>
    <w:rsid w:val="2C33658F"/>
    <w:rsid w:val="2C347894"/>
    <w:rsid w:val="2C5A1CD2"/>
    <w:rsid w:val="2CBE4F73"/>
    <w:rsid w:val="2CF61B50"/>
    <w:rsid w:val="2D190E0B"/>
    <w:rsid w:val="2D3E57C8"/>
    <w:rsid w:val="2D5C4D78"/>
    <w:rsid w:val="2D673109"/>
    <w:rsid w:val="2DA1586C"/>
    <w:rsid w:val="2DDF5C3D"/>
    <w:rsid w:val="2DE0754F"/>
    <w:rsid w:val="2E142328"/>
    <w:rsid w:val="2E323AD6"/>
    <w:rsid w:val="2E32735A"/>
    <w:rsid w:val="2E5E5C1F"/>
    <w:rsid w:val="2E7D06D3"/>
    <w:rsid w:val="2E7D64D4"/>
    <w:rsid w:val="2E990003"/>
    <w:rsid w:val="2ED15F5E"/>
    <w:rsid w:val="2EE00777"/>
    <w:rsid w:val="2EE92F52"/>
    <w:rsid w:val="2EFA5A9E"/>
    <w:rsid w:val="2F3D42FD"/>
    <w:rsid w:val="2F711CB2"/>
    <w:rsid w:val="2FC63EED"/>
    <w:rsid w:val="2FF17C7C"/>
    <w:rsid w:val="30201103"/>
    <w:rsid w:val="30275401"/>
    <w:rsid w:val="30283F91"/>
    <w:rsid w:val="302E79E6"/>
    <w:rsid w:val="303809A8"/>
    <w:rsid w:val="30513CBF"/>
    <w:rsid w:val="30837B23"/>
    <w:rsid w:val="309E3BD0"/>
    <w:rsid w:val="30A30058"/>
    <w:rsid w:val="30A42B62"/>
    <w:rsid w:val="30AF69B0"/>
    <w:rsid w:val="30CD2521"/>
    <w:rsid w:val="312D66F7"/>
    <w:rsid w:val="3139239E"/>
    <w:rsid w:val="31486BD0"/>
    <w:rsid w:val="3174292F"/>
    <w:rsid w:val="31C44BEA"/>
    <w:rsid w:val="31E5776A"/>
    <w:rsid w:val="31EE25F8"/>
    <w:rsid w:val="31EE372E"/>
    <w:rsid w:val="32273A57"/>
    <w:rsid w:val="322F0E63"/>
    <w:rsid w:val="32851872"/>
    <w:rsid w:val="32A73FA5"/>
    <w:rsid w:val="32D149EC"/>
    <w:rsid w:val="33447CF9"/>
    <w:rsid w:val="33650EE0"/>
    <w:rsid w:val="33735C77"/>
    <w:rsid w:val="338C5345"/>
    <w:rsid w:val="33903029"/>
    <w:rsid w:val="343A5B3A"/>
    <w:rsid w:val="34666505"/>
    <w:rsid w:val="348B0CC3"/>
    <w:rsid w:val="35270B41"/>
    <w:rsid w:val="35792226"/>
    <w:rsid w:val="35792B4A"/>
    <w:rsid w:val="3584131E"/>
    <w:rsid w:val="359D4003"/>
    <w:rsid w:val="35A37DD0"/>
    <w:rsid w:val="35AA3319"/>
    <w:rsid w:val="35C032BE"/>
    <w:rsid w:val="35F4189B"/>
    <w:rsid w:val="362819E9"/>
    <w:rsid w:val="36396688"/>
    <w:rsid w:val="36A66A34"/>
    <w:rsid w:val="36AD34A4"/>
    <w:rsid w:val="371F2D94"/>
    <w:rsid w:val="373D1531"/>
    <w:rsid w:val="374D3D49"/>
    <w:rsid w:val="379A05C5"/>
    <w:rsid w:val="379E284F"/>
    <w:rsid w:val="37B738AF"/>
    <w:rsid w:val="37E0703E"/>
    <w:rsid w:val="382F433C"/>
    <w:rsid w:val="383647B7"/>
    <w:rsid w:val="38540CBC"/>
    <w:rsid w:val="385B6FD2"/>
    <w:rsid w:val="38984C65"/>
    <w:rsid w:val="38A57EAC"/>
    <w:rsid w:val="38BA3AE2"/>
    <w:rsid w:val="38C9453B"/>
    <w:rsid w:val="38D91DC5"/>
    <w:rsid w:val="38EF30F5"/>
    <w:rsid w:val="38F97288"/>
    <w:rsid w:val="393F134E"/>
    <w:rsid w:val="39646937"/>
    <w:rsid w:val="398E1CFA"/>
    <w:rsid w:val="3998318A"/>
    <w:rsid w:val="39BE52D5"/>
    <w:rsid w:val="3A827C61"/>
    <w:rsid w:val="3ABC496A"/>
    <w:rsid w:val="3AC90B3F"/>
    <w:rsid w:val="3AD32391"/>
    <w:rsid w:val="3AD82600"/>
    <w:rsid w:val="3ADB314E"/>
    <w:rsid w:val="3AEC76B8"/>
    <w:rsid w:val="3B2D17A6"/>
    <w:rsid w:val="3B4E6061"/>
    <w:rsid w:val="3B576D67"/>
    <w:rsid w:val="3B5A356F"/>
    <w:rsid w:val="3B5F435C"/>
    <w:rsid w:val="3B751B9A"/>
    <w:rsid w:val="3B9D52DD"/>
    <w:rsid w:val="3BB57101"/>
    <w:rsid w:val="3BED5822"/>
    <w:rsid w:val="3BFA5677"/>
    <w:rsid w:val="3C643A21"/>
    <w:rsid w:val="3CB26B8F"/>
    <w:rsid w:val="3D37762E"/>
    <w:rsid w:val="3D54332A"/>
    <w:rsid w:val="3D55462F"/>
    <w:rsid w:val="3DA63134"/>
    <w:rsid w:val="3DCF2C73"/>
    <w:rsid w:val="3DD4701B"/>
    <w:rsid w:val="3E2C0E0F"/>
    <w:rsid w:val="3E6B4177"/>
    <w:rsid w:val="3E71027E"/>
    <w:rsid w:val="3E8B46AB"/>
    <w:rsid w:val="3E933CB6"/>
    <w:rsid w:val="3EA353AE"/>
    <w:rsid w:val="3EA93C5B"/>
    <w:rsid w:val="3EB0070E"/>
    <w:rsid w:val="3F3441A5"/>
    <w:rsid w:val="3F410957"/>
    <w:rsid w:val="3F446058"/>
    <w:rsid w:val="3F724CA5"/>
    <w:rsid w:val="3FA27361"/>
    <w:rsid w:val="3FE1443D"/>
    <w:rsid w:val="400C3061"/>
    <w:rsid w:val="40402A78"/>
    <w:rsid w:val="404C4B6C"/>
    <w:rsid w:val="407E035E"/>
    <w:rsid w:val="409A0B88"/>
    <w:rsid w:val="40BE1148"/>
    <w:rsid w:val="413F299B"/>
    <w:rsid w:val="41570042"/>
    <w:rsid w:val="41C0096A"/>
    <w:rsid w:val="41C80622"/>
    <w:rsid w:val="41EE0759"/>
    <w:rsid w:val="42364134"/>
    <w:rsid w:val="42440BBA"/>
    <w:rsid w:val="4259696B"/>
    <w:rsid w:val="429E2362"/>
    <w:rsid w:val="42C41750"/>
    <w:rsid w:val="43135D99"/>
    <w:rsid w:val="432937C0"/>
    <w:rsid w:val="4365451E"/>
    <w:rsid w:val="43B91DAA"/>
    <w:rsid w:val="440853AC"/>
    <w:rsid w:val="44164739"/>
    <w:rsid w:val="44357175"/>
    <w:rsid w:val="446E7A60"/>
    <w:rsid w:val="44720F73"/>
    <w:rsid w:val="448623F7"/>
    <w:rsid w:val="44F3082D"/>
    <w:rsid w:val="453436E1"/>
    <w:rsid w:val="45CB4C8D"/>
    <w:rsid w:val="460B12FA"/>
    <w:rsid w:val="46391C92"/>
    <w:rsid w:val="469406A0"/>
    <w:rsid w:val="46D62E35"/>
    <w:rsid w:val="46E81BE2"/>
    <w:rsid w:val="470A341B"/>
    <w:rsid w:val="47241DC7"/>
    <w:rsid w:val="472A1751"/>
    <w:rsid w:val="472E0158"/>
    <w:rsid w:val="47342061"/>
    <w:rsid w:val="47454573"/>
    <w:rsid w:val="477E5958"/>
    <w:rsid w:val="47825543"/>
    <w:rsid w:val="479D298A"/>
    <w:rsid w:val="47B922BA"/>
    <w:rsid w:val="47D772EC"/>
    <w:rsid w:val="480A2FBE"/>
    <w:rsid w:val="482F1871"/>
    <w:rsid w:val="489C032E"/>
    <w:rsid w:val="48D748BC"/>
    <w:rsid w:val="48DB19F1"/>
    <w:rsid w:val="48DB5895"/>
    <w:rsid w:val="49703B8A"/>
    <w:rsid w:val="49A068D7"/>
    <w:rsid w:val="49EA3854"/>
    <w:rsid w:val="49F772E6"/>
    <w:rsid w:val="4A0E4C6C"/>
    <w:rsid w:val="4A2B03F2"/>
    <w:rsid w:val="4A323C48"/>
    <w:rsid w:val="4A90711C"/>
    <w:rsid w:val="4A944BE6"/>
    <w:rsid w:val="4AA1777F"/>
    <w:rsid w:val="4AEB13A3"/>
    <w:rsid w:val="4B565FA9"/>
    <w:rsid w:val="4B5D411B"/>
    <w:rsid w:val="4B842010"/>
    <w:rsid w:val="4BA86CAC"/>
    <w:rsid w:val="4BC11DD5"/>
    <w:rsid w:val="4BEB429E"/>
    <w:rsid w:val="4C835716"/>
    <w:rsid w:val="4C87411C"/>
    <w:rsid w:val="4CD01F92"/>
    <w:rsid w:val="4CF71E51"/>
    <w:rsid w:val="4D1A110D"/>
    <w:rsid w:val="4D1B5209"/>
    <w:rsid w:val="4D2A3925"/>
    <w:rsid w:val="4D42484F"/>
    <w:rsid w:val="4D4D1A70"/>
    <w:rsid w:val="4D5756EE"/>
    <w:rsid w:val="4DE6755C"/>
    <w:rsid w:val="4E046B0C"/>
    <w:rsid w:val="4E154828"/>
    <w:rsid w:val="4E1600AB"/>
    <w:rsid w:val="4E22193F"/>
    <w:rsid w:val="4E316C30"/>
    <w:rsid w:val="4E574397"/>
    <w:rsid w:val="4E8D4288"/>
    <w:rsid w:val="4F063B93"/>
    <w:rsid w:val="4F334FFF"/>
    <w:rsid w:val="4FC15B68"/>
    <w:rsid w:val="4FDF2912"/>
    <w:rsid w:val="4FF4183A"/>
    <w:rsid w:val="4FF95CC2"/>
    <w:rsid w:val="509513C3"/>
    <w:rsid w:val="50D83132"/>
    <w:rsid w:val="51486C69"/>
    <w:rsid w:val="514B5D04"/>
    <w:rsid w:val="51E31065"/>
    <w:rsid w:val="51F20E45"/>
    <w:rsid w:val="520B222A"/>
    <w:rsid w:val="5220694C"/>
    <w:rsid w:val="5238637A"/>
    <w:rsid w:val="52582329"/>
    <w:rsid w:val="525F1CB4"/>
    <w:rsid w:val="52D62BF7"/>
    <w:rsid w:val="52DE2175"/>
    <w:rsid w:val="52E82B11"/>
    <w:rsid w:val="532E389E"/>
    <w:rsid w:val="53493E30"/>
    <w:rsid w:val="536C2606"/>
    <w:rsid w:val="53A854CE"/>
    <w:rsid w:val="53BB1297"/>
    <w:rsid w:val="54653303"/>
    <w:rsid w:val="548D0188"/>
    <w:rsid w:val="549C6A71"/>
    <w:rsid w:val="55147C23"/>
    <w:rsid w:val="553A16D1"/>
    <w:rsid w:val="553F0A67"/>
    <w:rsid w:val="55457561"/>
    <w:rsid w:val="554B5B7F"/>
    <w:rsid w:val="554F67DC"/>
    <w:rsid w:val="557C08CC"/>
    <w:rsid w:val="55835CD9"/>
    <w:rsid w:val="55846FDD"/>
    <w:rsid w:val="55854A5F"/>
    <w:rsid w:val="55A95F18"/>
    <w:rsid w:val="55D212DB"/>
    <w:rsid w:val="560A1435"/>
    <w:rsid w:val="56266506"/>
    <w:rsid w:val="56463818"/>
    <w:rsid w:val="56987D9F"/>
    <w:rsid w:val="56E15C15"/>
    <w:rsid w:val="57177C0D"/>
    <w:rsid w:val="57227D03"/>
    <w:rsid w:val="572528F9"/>
    <w:rsid w:val="572F406B"/>
    <w:rsid w:val="573A1134"/>
    <w:rsid w:val="5757215C"/>
    <w:rsid w:val="57692676"/>
    <w:rsid w:val="579831C5"/>
    <w:rsid w:val="57CC2DDA"/>
    <w:rsid w:val="57DA69C9"/>
    <w:rsid w:val="57E734B7"/>
    <w:rsid w:val="58141824"/>
    <w:rsid w:val="58BA0D1E"/>
    <w:rsid w:val="58C818C4"/>
    <w:rsid w:val="58CE3242"/>
    <w:rsid w:val="58DA7055"/>
    <w:rsid w:val="591C0DC3"/>
    <w:rsid w:val="598E457A"/>
    <w:rsid w:val="599E5680"/>
    <w:rsid w:val="59BD1846"/>
    <w:rsid w:val="5A5233BE"/>
    <w:rsid w:val="5A6E4EEC"/>
    <w:rsid w:val="5A731374"/>
    <w:rsid w:val="5A804E07"/>
    <w:rsid w:val="5A90279D"/>
    <w:rsid w:val="5A964DAC"/>
    <w:rsid w:val="5A995D31"/>
    <w:rsid w:val="5A9F7C3A"/>
    <w:rsid w:val="5AAC6F50"/>
    <w:rsid w:val="5AF222AB"/>
    <w:rsid w:val="5AF51C12"/>
    <w:rsid w:val="5AFA4AD0"/>
    <w:rsid w:val="5B3439B1"/>
    <w:rsid w:val="5B584E6A"/>
    <w:rsid w:val="5B761E9C"/>
    <w:rsid w:val="5B9104C7"/>
    <w:rsid w:val="5BBA6037"/>
    <w:rsid w:val="5BDC50C3"/>
    <w:rsid w:val="5C13779B"/>
    <w:rsid w:val="5C4415EF"/>
    <w:rsid w:val="5C4437EE"/>
    <w:rsid w:val="5C59248E"/>
    <w:rsid w:val="5C6340A3"/>
    <w:rsid w:val="5C9757F6"/>
    <w:rsid w:val="5CB81C09"/>
    <w:rsid w:val="5D460377"/>
    <w:rsid w:val="5D4F1722"/>
    <w:rsid w:val="5DB04EE7"/>
    <w:rsid w:val="5DC60467"/>
    <w:rsid w:val="5DE12315"/>
    <w:rsid w:val="5E425832"/>
    <w:rsid w:val="5E6C4478"/>
    <w:rsid w:val="5E716381"/>
    <w:rsid w:val="5EBC54FC"/>
    <w:rsid w:val="5EEA6F44"/>
    <w:rsid w:val="5F8D1FD1"/>
    <w:rsid w:val="5F9F0E45"/>
    <w:rsid w:val="5FD85D54"/>
    <w:rsid w:val="605155C1"/>
    <w:rsid w:val="60542072"/>
    <w:rsid w:val="60642034"/>
    <w:rsid w:val="60672FB9"/>
    <w:rsid w:val="606C4E1B"/>
    <w:rsid w:val="606E3D0C"/>
    <w:rsid w:val="60725AC7"/>
    <w:rsid w:val="609A6C8B"/>
    <w:rsid w:val="60A66321"/>
    <w:rsid w:val="60C27345"/>
    <w:rsid w:val="61130ED3"/>
    <w:rsid w:val="611E4CE6"/>
    <w:rsid w:val="61414E9A"/>
    <w:rsid w:val="616131D1"/>
    <w:rsid w:val="61742CC1"/>
    <w:rsid w:val="61A96E48"/>
    <w:rsid w:val="61E35D28"/>
    <w:rsid w:val="62122FF4"/>
    <w:rsid w:val="621506F6"/>
    <w:rsid w:val="621E4888"/>
    <w:rsid w:val="624B4B22"/>
    <w:rsid w:val="62616D47"/>
    <w:rsid w:val="628D293E"/>
    <w:rsid w:val="62996751"/>
    <w:rsid w:val="62A87386"/>
    <w:rsid w:val="62B248B2"/>
    <w:rsid w:val="63150153"/>
    <w:rsid w:val="63824E00"/>
    <w:rsid w:val="639E277B"/>
    <w:rsid w:val="63EF1280"/>
    <w:rsid w:val="63FC3E19"/>
    <w:rsid w:val="64426B0C"/>
    <w:rsid w:val="64615D3C"/>
    <w:rsid w:val="654650B5"/>
    <w:rsid w:val="65A07FB3"/>
    <w:rsid w:val="65C45983"/>
    <w:rsid w:val="66277C26"/>
    <w:rsid w:val="663C2425"/>
    <w:rsid w:val="6697375D"/>
    <w:rsid w:val="66C83F2C"/>
    <w:rsid w:val="66D70170"/>
    <w:rsid w:val="67267B49"/>
    <w:rsid w:val="679C300B"/>
    <w:rsid w:val="67BF00B0"/>
    <w:rsid w:val="682057E3"/>
    <w:rsid w:val="6855023B"/>
    <w:rsid w:val="68C84CF7"/>
    <w:rsid w:val="68F335BD"/>
    <w:rsid w:val="68F4103E"/>
    <w:rsid w:val="690C1F68"/>
    <w:rsid w:val="691C45DC"/>
    <w:rsid w:val="69572590"/>
    <w:rsid w:val="69887333"/>
    <w:rsid w:val="69A74365"/>
    <w:rsid w:val="69C23705"/>
    <w:rsid w:val="6A547D01"/>
    <w:rsid w:val="6AD76C55"/>
    <w:rsid w:val="6B542A6D"/>
    <w:rsid w:val="6B5C3F29"/>
    <w:rsid w:val="6B7C0A68"/>
    <w:rsid w:val="6B846987"/>
    <w:rsid w:val="6B8903B5"/>
    <w:rsid w:val="6BD93380"/>
    <w:rsid w:val="6C5661CD"/>
    <w:rsid w:val="6C7A1884"/>
    <w:rsid w:val="6CCF2613"/>
    <w:rsid w:val="6CF105C9"/>
    <w:rsid w:val="6D3A643F"/>
    <w:rsid w:val="6D83759E"/>
    <w:rsid w:val="6DA822F6"/>
    <w:rsid w:val="6DA86A73"/>
    <w:rsid w:val="6E4565D6"/>
    <w:rsid w:val="6E842F5E"/>
    <w:rsid w:val="6EBC3860"/>
    <w:rsid w:val="6EC61449"/>
    <w:rsid w:val="6F0425B3"/>
    <w:rsid w:val="6F0C79BF"/>
    <w:rsid w:val="6F3B4EF3"/>
    <w:rsid w:val="6F4532DF"/>
    <w:rsid w:val="6F93311C"/>
    <w:rsid w:val="6F96629E"/>
    <w:rsid w:val="6FF03913"/>
    <w:rsid w:val="70375E28"/>
    <w:rsid w:val="70481945"/>
    <w:rsid w:val="708A7856"/>
    <w:rsid w:val="70945825"/>
    <w:rsid w:val="70FC6E6A"/>
    <w:rsid w:val="70FE236E"/>
    <w:rsid w:val="71020A2A"/>
    <w:rsid w:val="71344A46"/>
    <w:rsid w:val="713C1E52"/>
    <w:rsid w:val="71A341AC"/>
    <w:rsid w:val="71B354E5"/>
    <w:rsid w:val="71FD448F"/>
    <w:rsid w:val="722B6263"/>
    <w:rsid w:val="72AA36AE"/>
    <w:rsid w:val="731C1F35"/>
    <w:rsid w:val="732706F9"/>
    <w:rsid w:val="73293BFC"/>
    <w:rsid w:val="732B2982"/>
    <w:rsid w:val="736827E7"/>
    <w:rsid w:val="73A14B3F"/>
    <w:rsid w:val="741C7D0C"/>
    <w:rsid w:val="74563369"/>
    <w:rsid w:val="745A4D46"/>
    <w:rsid w:val="74731739"/>
    <w:rsid w:val="74B16002"/>
    <w:rsid w:val="74CA112A"/>
    <w:rsid w:val="74D31A39"/>
    <w:rsid w:val="74F050C6"/>
    <w:rsid w:val="74F841F7"/>
    <w:rsid w:val="756E0D47"/>
    <w:rsid w:val="757E664F"/>
    <w:rsid w:val="75845FDA"/>
    <w:rsid w:val="75921074"/>
    <w:rsid w:val="75A63103"/>
    <w:rsid w:val="75B913F5"/>
    <w:rsid w:val="763151F9"/>
    <w:rsid w:val="76864D81"/>
    <w:rsid w:val="77104560"/>
    <w:rsid w:val="776442F1"/>
    <w:rsid w:val="77D942B0"/>
    <w:rsid w:val="77FD5769"/>
    <w:rsid w:val="780008EC"/>
    <w:rsid w:val="781F04FB"/>
    <w:rsid w:val="78483400"/>
    <w:rsid w:val="787604EB"/>
    <w:rsid w:val="78792B34"/>
    <w:rsid w:val="788E64C1"/>
    <w:rsid w:val="78A371FC"/>
    <w:rsid w:val="78FF3CAA"/>
    <w:rsid w:val="79327D64"/>
    <w:rsid w:val="795D3E92"/>
    <w:rsid w:val="79BA545F"/>
    <w:rsid w:val="7A505F8F"/>
    <w:rsid w:val="7A895ACB"/>
    <w:rsid w:val="7AC676A0"/>
    <w:rsid w:val="7AE76131"/>
    <w:rsid w:val="7B0C08EF"/>
    <w:rsid w:val="7B263697"/>
    <w:rsid w:val="7B4C1FAB"/>
    <w:rsid w:val="7B6C638A"/>
    <w:rsid w:val="7B73381E"/>
    <w:rsid w:val="7B884293"/>
    <w:rsid w:val="7BD70CD3"/>
    <w:rsid w:val="7BFB65B9"/>
    <w:rsid w:val="7C1A5788"/>
    <w:rsid w:val="7C6E4CB3"/>
    <w:rsid w:val="7C853412"/>
    <w:rsid w:val="7CB244A3"/>
    <w:rsid w:val="7CDE0F5D"/>
    <w:rsid w:val="7CFF2FE5"/>
    <w:rsid w:val="7D345976"/>
    <w:rsid w:val="7D4A7FBD"/>
    <w:rsid w:val="7DFF4EA6"/>
    <w:rsid w:val="7E1D36F5"/>
    <w:rsid w:val="7E71317F"/>
    <w:rsid w:val="7E916F64"/>
    <w:rsid w:val="7EA66694"/>
    <w:rsid w:val="7EAC5562"/>
    <w:rsid w:val="7EC03F24"/>
    <w:rsid w:val="7EEF1AC6"/>
    <w:rsid w:val="7EFB30E3"/>
    <w:rsid w:val="7F14040A"/>
    <w:rsid w:val="7F1C7966"/>
    <w:rsid w:val="7F2037D7"/>
    <w:rsid w:val="7F7A1433"/>
    <w:rsid w:val="7F8D0CA5"/>
    <w:rsid w:val="7FEF3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AAE81"/>
  <w15:docId w15:val="{78E5A039-34A5-4AF5-9CA6-BCD3BD03E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G" w:eastAsia="en-UG"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caption" w:semiHidden="1" w:unhideWhenUsed="1" w:qFormat="1"/>
    <w:lsdException w:name="footnote reference" w:qFormat="1"/>
    <w:lsdException w:name="endnote text"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uiPriority w:val="9"/>
    <w:qFormat/>
    <w:pPr>
      <w:keepNext/>
      <w:keepLines/>
      <w:spacing w:before="240" w:line="259" w:lineRule="auto"/>
      <w:outlineLvl w:val="0"/>
    </w:pPr>
    <w:rPr>
      <w:rFonts w:asciiTheme="majorHAnsi" w:eastAsiaTheme="majorEastAsia" w:hAnsiTheme="majorHAnsi" w:cstheme="majorBidi"/>
      <w:color w:val="2E74B5" w:themeColor="accent1" w:themeShade="BF"/>
      <w:sz w:val="32"/>
      <w:szCs w:val="32"/>
      <w:lang w:eastAsia="en-US"/>
    </w:rPr>
  </w:style>
  <w:style w:type="paragraph" w:styleId="Heading2">
    <w:name w:val="heading 2"/>
    <w:basedOn w:val="Normal"/>
    <w:next w:val="Normal"/>
    <w:link w:val="Heading2Char"/>
    <w:unhideWhenUsed/>
    <w:qFormat/>
    <w:rsid w:val="00D32C7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p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paragraph" w:customStyle="1" w:styleId="Bibliography1">
    <w:name w:val="Bibliography1"/>
    <w:basedOn w:val="Normal"/>
    <w:next w:val="Normal"/>
    <w:uiPriority w:val="37"/>
    <w:unhideWhenUsed/>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 w:type="character" w:customStyle="1" w:styleId="CommentTextChar">
    <w:name w:val="Comment Text Char"/>
    <w:basedOn w:val="DefaultParagraphFont"/>
    <w:link w:val="CommentText"/>
    <w:rPr>
      <w:rFonts w:asciiTheme="minorHAnsi" w:eastAsiaTheme="minorEastAsia" w:hAnsiTheme="minorHAnsi" w:cstheme="minorBidi"/>
      <w:lang w:eastAsia="zh-CN"/>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lang w:eastAsia="zh-CN"/>
    </w:rPr>
  </w:style>
  <w:style w:type="paragraph" w:styleId="Subtitle">
    <w:name w:val="Subtitle"/>
    <w:basedOn w:val="Normal"/>
    <w:next w:val="Normal"/>
    <w:link w:val="SubtitleChar"/>
    <w:qFormat/>
    <w:rsid w:val="00D32C7D"/>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rsid w:val="00D32C7D"/>
    <w:rPr>
      <w:rFonts w:asciiTheme="minorHAnsi" w:eastAsiaTheme="minorEastAsia" w:hAnsiTheme="minorHAnsi" w:cstheme="minorBidi"/>
      <w:color w:val="5A5A5A" w:themeColor="text1" w:themeTint="A5"/>
      <w:spacing w:val="15"/>
      <w:sz w:val="22"/>
      <w:szCs w:val="22"/>
      <w:lang w:val="en-US" w:eastAsia="zh-CN"/>
    </w:rPr>
  </w:style>
  <w:style w:type="character" w:customStyle="1" w:styleId="Heading2Char">
    <w:name w:val="Heading 2 Char"/>
    <w:basedOn w:val="DefaultParagraphFont"/>
    <w:link w:val="Heading2"/>
    <w:rsid w:val="00D32C7D"/>
    <w:rPr>
      <w:rFonts w:asciiTheme="majorHAnsi" w:eastAsiaTheme="majorEastAsia" w:hAnsiTheme="majorHAnsi" w:cstheme="majorBidi"/>
      <w:color w:val="2E74B5" w:themeColor="accent1" w:themeShade="BF"/>
      <w:sz w:val="26"/>
      <w:szCs w:val="26"/>
      <w:lang w:val="en-US" w:eastAsia="zh-CN"/>
    </w:rPr>
  </w:style>
  <w:style w:type="paragraph" w:styleId="ListParagraph">
    <w:name w:val="List Paragraph"/>
    <w:basedOn w:val="Normal"/>
    <w:uiPriority w:val="99"/>
    <w:rsid w:val="00454C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WHO23</b:Tag>
    <b:SourceType>Report</b:SourceType>
    <b:Guid>{CB1F8D11-D612-445B-B810-5726B9BA3944}</b:Guid>
    <b:Author>
      <b:Author>
        <b:NameList>
          <b:Person>
            <b:Last>WHO</b:Last>
          </b:Person>
        </b:NameList>
      </b:Author>
    </b:Author>
    <b:Title>World Health Organizatioin</b:Title>
    <b:Year>2023</b:Year>
    <b:RefOrder>1</b:RefOrder>
  </b:Source>
  <b:Source>
    <b:Tag>Mar17</b:Tag>
    <b:SourceType>JournalArticle</b:SourceType>
    <b:Guid>{67906DA8-2AAF-4FC5-AF9D-D84573496BC3}</b:Guid>
    <b:Title> Strengthening mental health care systems for Syrian refugees in Europe and the Middle East: integrating scalable psychological interventions in eight countries. </b:Title>
    <b:Year>2017</b:Year>
    <b:JournalName> EUROPEAN JOURNAL OF PSYCHOTRAUMATOLOGY</b:JournalName>
    <b:Author>
      <b:Author>
        <b:NameList>
          <b:Person>
            <b:Last>Sijbrandija</b:Last>
            <b:First>Marit</b:First>
          </b:Person>
        </b:NameList>
      </b:Author>
    </b:Author>
    <b:RefOrder>2</b:RefOrder>
  </b:Source>
  <b:Source>
    <b:Tag>SAh16</b:Tag>
    <b:SourceType>JournalArticle</b:SourceType>
    <b:Guid>{157769C7-C471-4F04-AA5D-FC5C19E09290}</b:Guid>
    <b:Author>
      <b:Author>
        <b:NameList>
          <b:Person>
            <b:Last>S. Ahuja</b:Last>
            <b:First>T.</b:First>
            <b:Middle>Mirzoev</b:Middle>
          </b:Person>
        </b:NameList>
      </b:Author>
    </b:Author>
    <b:Title>Key influences in the design and implementation of mental health information systems in Ghana and South Africa</b:Title>
    <b:Year>2016</b:Year>
    <b:RefOrder>3</b:RefOrder>
  </b:Source>
  <b:Source>
    <b:Tag>WHO231</b:Tag>
    <b:SourceType>Report</b:SourceType>
    <b:Guid>{7047AAC4-68D3-4EBB-A0F2-F5145EE83713}</b:Guid>
    <b:Title> World Health Organization, Mental health in emergencies</b:Title>
    <b:Year> 2023</b:Year>
    <b:Author>
      <b:Author>
        <b:NameList>
          <b:Person>
            <b:Last>WHO</b:Last>
          </b:Person>
        </b:NameList>
      </b:Author>
    </b:Author>
    <b:RefOrder>4</b:RefOrder>
  </b:Source>
  <b:Source>
    <b:Tag>And21</b:Tag>
    <b:SourceType>Book</b:SourceType>
    <b:Guid>{1530706E-82C2-40A2-9F3F-48789BDC03E6}</b:Guid>
    <b:Title> Digital health applications in mental health care for immigrants and refugees: A rapid review</b:Title>
    <b:Year>2021</b:Year>
    <b:Author>
      <b:Author>
        <b:NameList>
          <b:Person>
            <b:Last>Liem</b:Last>
            <b:First>Andrian</b:First>
          </b:Person>
        </b:NameList>
      </b:Author>
    </b:Author>
    <b:RefOrder>6</b:RefOrder>
  </b:Source>
  <b:Source>
    <b:Tag>Ade20</b:Tag>
    <b:SourceType>JournalArticle</b:SourceType>
    <b:Guid>{7866D84C-B197-417A-ABD8-5A6A573164C4}</b:Guid>
    <b:Author>
      <b:Author>
        <b:NameList>
          <b:Person>
            <b:Last>Adeel Ashfaq</b:Last>
            <b:First>Shawn</b:First>
            <b:Middle>Esmaili , Mona Najjar , Farva Batool , Tariq Mukatash</b:Middle>
          </b:Person>
        </b:NameList>
      </b:Author>
    </b:Author>
    <b:Title> Utilization of Mobile Mental Health Services among  Syrian Refugees and Other Vulnerable Arab Populations—A Systematic Review</b:Title>
    <b:JournalName>International Journal of Environment  Research and public Health</b:JournalName>
    <b:Year>2020</b:Year>
    <b:RefOrder>5</b:RefOrder>
  </b:Source>
</b:Sources>
</file>

<file path=customXml/itemProps1.xml><?xml version="1.0" encoding="utf-8"?>
<ds:datastoreItem xmlns:ds="http://schemas.openxmlformats.org/officeDocument/2006/customXml" ds:itemID="{C6D747A4-4570-497A-9366-8832856F4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2598</Words>
  <Characters>14814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BAHARAWE CHRIST</dc:creator>
  <cp:lastModifiedBy>USER</cp:lastModifiedBy>
  <cp:revision>3</cp:revision>
  <dcterms:created xsi:type="dcterms:W3CDTF">2025-09-25T12:06:00Z</dcterms:created>
  <dcterms:modified xsi:type="dcterms:W3CDTF">2025-09-25T12:08:00Z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EC3E47EBA7DF4C5F8E30A5E28F23767D_13</vt:lpwstr>
  </property>
</Properties>
</file>